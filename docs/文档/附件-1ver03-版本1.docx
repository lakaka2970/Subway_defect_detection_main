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9ED42">
      <w:pPr>
        <w:pStyle w:val="44"/>
      </w:pPr>
      <w:r>
        <w:t>附件一：《</w:t>
      </w:r>
      <w:del w:id="0" w:author="憨人" w:date="2026-03-31T11:22:44Z">
        <w:r>
          <w:rPr/>
          <w:delText>工作说明书</w:delText>
        </w:r>
      </w:del>
      <w:ins w:id="1" w:author="憨人" w:date="2026-03-31T11:22:44Z">
        <w:r>
          <w:rPr>
            <w:rFonts w:hint="eastAsia"/>
            <w:lang w:eastAsia="zh-CN"/>
          </w:rPr>
          <w:t>地铁接触网智能化检测系统软件开发工作说明书</w:t>
        </w:r>
      </w:ins>
      <w:r>
        <w:t>》</w:t>
      </w:r>
    </w:p>
    <w:p w14:paraId="7188C9CA">
      <w:pPr>
        <w:pStyle w:val="2"/>
        <w:rPr>
          <w:rFonts w:hint="eastAsia"/>
        </w:rPr>
      </w:pPr>
      <w:bookmarkStart w:id="0" w:name="_Toc1686322731"/>
      <w:bookmarkStart w:id="1" w:name="Xd63e3b0f1a7f53de2ddc1fb4b45da93fd215226"/>
      <w:r>
        <w:t>1. 项目概述</w:t>
      </w:r>
      <w:bookmarkEnd w:id="0"/>
    </w:p>
    <w:p w14:paraId="7DF889EF">
      <w:pPr>
        <w:pStyle w:val="3"/>
      </w:pPr>
      <w:bookmarkStart w:id="2" w:name="_Toc223475246"/>
      <w:bookmarkStart w:id="3" w:name="_Toc1684450458"/>
      <w:bookmarkStart w:id="4" w:name="_Toc223512763"/>
      <w:bookmarkStart w:id="5" w:name="Xf37f26906dc3b85be432e83a60052066ea8a614"/>
      <w:r>
        <w:t>1.1 项目背景</w:t>
      </w:r>
      <w:bookmarkEnd w:id="2"/>
      <w:bookmarkEnd w:id="3"/>
      <w:bookmarkEnd w:id="4"/>
    </w:p>
    <w:p w14:paraId="5FEFA2DD">
      <w:pPr>
        <w:pStyle w:val="4"/>
        <w:ind w:firstLine="480"/>
        <w:rPr>
          <w:ins w:id="2" w:author="晨沐" w:date="2026-04-13T09:33:13Z"/>
        </w:rPr>
      </w:pPr>
      <w:r>
        <w:t>地铁接触网作为城市轨道交通供电系统的核心组成部分，其运行状态直接关系到列车运营安全。传统的人工巡检方式存在效率低、覆盖面有限、主观判断误差大等问题。随着人工智能技术的快速发展，利用机器视觉和深度学习技术实现接触网缺陷的智能化检测已成为行业发展的必然趋势。</w:t>
      </w:r>
    </w:p>
    <w:p w14:paraId="4CC02CE3">
      <w:pPr>
        <w:pStyle w:val="4"/>
        <w:ind w:firstLine="480"/>
      </w:pPr>
      <w:ins w:id="3" w:author="晨沐" w:date="2026-04-13T09:33:22Z">
        <w:r>
          <w:rPr/>
          <w:t>本项目依托福州地铁现有接触网检测车硬件平台，聚焦软件核心研发与硬件协同调测，构建一套AI智能识别接触网系统。</w:t>
        </w:r>
      </w:ins>
    </w:p>
    <w:p w14:paraId="472EFD96">
      <w:pPr>
        <w:pStyle w:val="4"/>
        <w:ind w:firstLine="480"/>
      </w:pPr>
      <w:commentRangeStart w:id="0"/>
      <w:r>
        <w:rPr>
          <w:strike/>
          <w:rPrChange w:id="4" w:author="晨沐" w:date="2026-04-13T09:33:30Z">
            <w:rPr/>
          </w:rPrChange>
        </w:rPr>
        <w:t>本项目依托福州地铁现有接触网检测车硬件平台，聚焦软件核心研发与硬件协同调测，构建一套集高分辨率成像、多传感器融合、AI智能识别于一体的接触网智能化检测系统。</w:t>
      </w:r>
    </w:p>
    <w:bookmarkEnd w:id="5"/>
    <w:p w14:paraId="5624B82B">
      <w:pPr>
        <w:pStyle w:val="3"/>
      </w:pPr>
      <w:bookmarkStart w:id="6" w:name="_Toc223475247"/>
      <w:bookmarkStart w:id="7" w:name="_Toc281929205"/>
      <w:bookmarkStart w:id="8" w:name="_Toc223512764"/>
      <w:bookmarkStart w:id="9" w:name="X9862720bae2f6a7ca7ac999123cd314b1f4722e"/>
      <w:r>
        <w:t>1.2 系统定位</w:t>
      </w:r>
      <w:bookmarkEnd w:id="6"/>
      <w:bookmarkEnd w:id="7"/>
      <w:bookmarkEnd w:id="8"/>
    </w:p>
    <w:p w14:paraId="75AA963A">
      <w:pPr>
        <w:pStyle w:val="4"/>
        <w:ind w:firstLine="480"/>
        <w:rPr>
          <w:ins w:id="5" w:author="晨沐" w:date="2026-04-13T09:33:37Z"/>
        </w:rPr>
      </w:pPr>
      <w:ins w:id="6" w:author="晨沐" w:date="2026-04-13T09:33:53Z">
        <w:r>
          <w:rPr/>
          <w:t>地铁接触网智能化检测系统面向接触网巡检"分析—决策"闭环业务，构建"车载现场作业 + 地面集中管理"双端协同的技术体系。系统依托AI视觉识别技术，实现缺陷智能识别、人工复核确认</w:t>
        </w:r>
      </w:ins>
      <w:ins w:id="7" w:author="晨沐" w:date="2026-04-13T09:33:53Z">
        <w:r>
          <w:rPr>
            <w:rFonts w:hint="eastAsia"/>
            <w:lang w:eastAsia="zh-CN"/>
          </w:rPr>
          <w:t>、</w:t>
        </w:r>
      </w:ins>
      <w:ins w:id="8" w:author="晨沐" w:date="2026-04-13T09:33:53Z">
        <w:r>
          <w:rPr/>
          <w:t>报表输出与缺陷治理的全流程自动化支撑，显著提升检测效率与运维决策水平。</w:t>
        </w:r>
      </w:ins>
    </w:p>
    <w:p w14:paraId="080303E6">
      <w:pPr>
        <w:pStyle w:val="4"/>
        <w:ind w:firstLine="480"/>
      </w:pPr>
      <w:r>
        <w:rPr>
          <w:strike/>
          <w:rPrChange w:id="9" w:author="晨沐" w:date="2026-04-13T09:33:44Z">
            <w:rPr/>
          </w:rPrChange>
        </w:rPr>
        <w:t>地铁接触网智能化检测系统面向接触网巡检"采集—分析—决策"闭环业务，构建"车载现场作业 + 地面集中管理"双端协同的技术体系。系统依托AI视觉识别与多源数据融合技术，实现从原始图像采集、缺陷智能识别、人工复核确认到报表输出与缺陷治理的全流程自动化支撑，显著提升检测效率与运维决策水平。</w:t>
      </w:r>
      <w:commentRangeEnd w:id="0"/>
      <w:r>
        <w:rPr>
          <w:strike/>
          <w:rPrChange w:id="10" w:author="晨沐" w:date="2026-04-13T09:33:44Z">
            <w:rPr/>
          </w:rPrChange>
        </w:rPr>
        <w:commentReference w:id="0"/>
      </w:r>
    </w:p>
    <w:bookmarkEnd w:id="9"/>
    <w:p w14:paraId="23DB1341">
      <w:pPr>
        <w:pStyle w:val="3"/>
      </w:pPr>
      <w:bookmarkStart w:id="10" w:name="_Toc1035223153"/>
      <w:bookmarkStart w:id="11" w:name="_Toc223475248"/>
      <w:bookmarkStart w:id="12" w:name="_Toc223512765"/>
      <w:bookmarkStart w:id="13" w:name="X1a48f2876c85c5195c4afbd450f7c23cc42c7e8"/>
      <w:r>
        <w:t>1.3 系统组成</w:t>
      </w:r>
      <w:bookmarkEnd w:id="10"/>
      <w:bookmarkEnd w:id="11"/>
      <w:bookmarkEnd w:id="12"/>
    </w:p>
    <w:p w14:paraId="46BB0A94">
      <w:pPr>
        <w:pStyle w:val="4"/>
        <w:ind w:firstLine="480"/>
      </w:pPr>
      <w:r>
        <w:t>本系统软件由两大部分构成：</w:t>
      </w:r>
    </w:p>
    <w:p w14:paraId="66971CFD">
      <w:pPr>
        <w:pStyle w:val="4"/>
        <w:ind w:firstLine="480"/>
      </w:pPr>
      <w:r>
        <w:t>车载端软件：部署于检测工程车本地</w:t>
      </w:r>
      <w:ins w:id="11" w:author="憨人" w:date="2026-03-31T11:23:28Z">
        <w:r>
          <w:rPr>
            <w:rFonts w:hint="eastAsia"/>
            <w:lang w:eastAsia="zh-CN"/>
          </w:rPr>
          <w:t>，</w:t>
        </w:r>
      </w:ins>
      <w:ins w:id="12" w:author="憨人" w:date="2026-03-31T11:23:28Z">
        <w:r>
          <w:rPr>
            <w:rFonts w:hint="eastAsia"/>
            <w:highlight w:val="yellow"/>
            <w:lang w:val="en-US" w:eastAsia="zh-CN"/>
          </w:rPr>
          <w:t>适配甲方最终客户车辆平台的C/S架构软件</w:t>
        </w:r>
      </w:ins>
      <w:r>
        <w:t>，面向现场作业人员，聚焦任务监控、</w:t>
      </w:r>
      <w:ins w:id="13" w:author="憨人" w:date="2026-03-31T11:25:28Z">
        <w:commentRangeStart w:id="1"/>
        <w:r>
          <w:rPr/>
          <w:t>实时</w:t>
        </w:r>
        <w:commentRangeEnd w:id="1"/>
      </w:ins>
      <w:r>
        <w:commentReference w:id="1"/>
      </w:r>
      <w:ins w:id="14" w:author="憨人" w:date="2026-03-31T11:25:28Z">
        <w:r>
          <w:rPr/>
          <w:t>AI分析</w:t>
        </w:r>
      </w:ins>
      <w:ins w:id="15" w:author="憨人" w:date="2026-03-31T11:25:30Z">
        <w:r>
          <w:rPr>
            <w:rFonts w:hint="eastAsia"/>
            <w:lang w:eastAsia="zh-CN"/>
          </w:rPr>
          <w:t>、</w:t>
        </w:r>
      </w:ins>
      <w:ins w:id="16" w:author="憨人" w:date="2026-03-31T11:25:38Z">
        <w:r>
          <w:rPr/>
          <w:t>缺陷初判与现场复核</w:t>
        </w:r>
      </w:ins>
      <w:ins w:id="17" w:author="憨人" w:date="2026-03-31T11:25:42Z">
        <w:r>
          <w:rPr>
            <w:rFonts w:hint="eastAsia"/>
            <w:lang w:eastAsia="zh-CN"/>
          </w:rPr>
          <w:t>。</w:t>
        </w:r>
      </w:ins>
      <w:del w:id="18" w:author="憨人" w:date="2026-03-31T11:25:38Z">
        <w:r>
          <w:rPr/>
          <w:delText>实时分析与初步研判</w:delText>
        </w:r>
      </w:del>
    </w:p>
    <w:p w14:paraId="45D3D9F2">
      <w:pPr>
        <w:pStyle w:val="4"/>
        <w:ind w:firstLine="480"/>
        <w:rPr>
          <w:del w:id="19" w:author="憨人" w:date="2026-03-31T11:25:44Z"/>
        </w:rPr>
      </w:pPr>
      <w:del w:id="20" w:author="憨人" w:date="2026-03-31T11:25:44Z">
        <w:r>
          <w:rPr/>
          <w:delText>车载分析软件：负责实时AI分析、缺陷初判与现场复核</w:delText>
        </w:r>
      </w:del>
    </w:p>
    <w:p w14:paraId="161D6A16">
      <w:pPr>
        <w:pStyle w:val="4"/>
        <w:ind w:firstLine="480"/>
      </w:pPr>
      <w:r>
        <w:t>地面端软件：部署于运维中心服务器，</w:t>
      </w:r>
      <w:ins w:id="21" w:author="憨人" w:date="2026-03-31T11:25:21Z">
        <w:r>
          <w:rPr>
            <w:rFonts w:hint="eastAsia"/>
            <w:highlight w:val="yellow"/>
            <w:lang w:val="en-US" w:eastAsia="zh-CN"/>
          </w:rPr>
          <w:t>适配甲方最终客户地面平台的B/S架构软件，</w:t>
        </w:r>
      </w:ins>
      <w:r>
        <w:t>面向管理人员与复核专家，提供深度统计、趋势分析、闭环管理与成果沉淀能力</w:t>
      </w:r>
    </w:p>
    <w:bookmarkEnd w:id="13"/>
    <w:p w14:paraId="26A02A78">
      <w:pPr>
        <w:pStyle w:val="3"/>
      </w:pPr>
      <w:bookmarkStart w:id="14" w:name="_Toc223512766"/>
      <w:bookmarkStart w:id="15" w:name="_Toc223475249"/>
      <w:bookmarkStart w:id="16" w:name="_Toc83024477"/>
      <w:bookmarkStart w:id="17" w:name="Xc7f9bf5decc1eff6ad59619546f0176a72ce6ed"/>
      <w:r>
        <w:t>1.4 核心价值</w:t>
      </w:r>
      <w:bookmarkEnd w:id="14"/>
      <w:bookmarkEnd w:id="15"/>
      <w:bookmarkEnd w:id="16"/>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526"/>
        <w:gridCol w:w="3326"/>
      </w:tblGrid>
      <w:tr w14:paraId="71B9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4FD6D666">
            <w:pPr>
              <w:pStyle w:val="37"/>
              <w:ind w:left="0" w:leftChars="0" w:firstLine="0" w:firstLineChars="0"/>
              <w:rPr>
                <w:kern w:val="2"/>
                <w:sz w:val="21"/>
                <w:szCs w:val="24"/>
              </w:rPr>
            </w:pPr>
            <w:r>
              <w:rPr>
                <w:rFonts w:hint="eastAsia"/>
                <w:kern w:val="2"/>
                <w:sz w:val="21"/>
                <w:szCs w:val="24"/>
              </w:rPr>
              <w:t>价值维度</w:t>
            </w:r>
          </w:p>
        </w:tc>
        <w:tc>
          <w:tcPr>
            <w:tcW w:w="0" w:type="auto"/>
            <w:tcBorders>
              <w:top w:val="nil"/>
              <w:bottom w:val="nil"/>
              <w:right w:val="nil"/>
              <w:insideV w:val="nil"/>
              <w:tl2br w:val="nil"/>
              <w:tr2bl w:val="nil"/>
            </w:tcBorders>
            <w:vAlign w:val="bottom"/>
          </w:tcPr>
          <w:p w14:paraId="422416F4">
            <w:pPr>
              <w:pStyle w:val="37"/>
              <w:ind w:left="0" w:leftChars="0" w:firstLine="0" w:firstLineChars="0"/>
              <w:rPr>
                <w:kern w:val="2"/>
                <w:sz w:val="21"/>
                <w:szCs w:val="24"/>
              </w:rPr>
            </w:pPr>
            <w:r>
              <w:rPr>
                <w:rFonts w:hint="eastAsia"/>
                <w:kern w:val="2"/>
                <w:sz w:val="21"/>
                <w:szCs w:val="24"/>
              </w:rPr>
              <w:t>传统方式</w:t>
            </w:r>
          </w:p>
        </w:tc>
        <w:tc>
          <w:tcPr>
            <w:tcW w:w="0" w:type="auto"/>
            <w:tcBorders>
              <w:top w:val="nil"/>
              <w:bottom w:val="nil"/>
              <w:right w:val="nil"/>
              <w:insideV w:val="nil"/>
              <w:tl2br w:val="nil"/>
              <w:tr2bl w:val="nil"/>
            </w:tcBorders>
            <w:vAlign w:val="bottom"/>
          </w:tcPr>
          <w:p w14:paraId="2D12B479">
            <w:pPr>
              <w:pStyle w:val="37"/>
              <w:ind w:left="0" w:leftChars="0" w:firstLine="0" w:firstLineChars="0"/>
              <w:rPr>
                <w:kern w:val="2"/>
                <w:sz w:val="21"/>
                <w:szCs w:val="24"/>
              </w:rPr>
            </w:pPr>
            <w:r>
              <w:rPr>
                <w:rFonts w:hint="eastAsia"/>
                <w:kern w:val="2"/>
                <w:sz w:val="21"/>
                <w:szCs w:val="24"/>
              </w:rPr>
              <w:t>智能化检测系统</w:t>
            </w:r>
          </w:p>
        </w:tc>
      </w:tr>
      <w:tr w14:paraId="084C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B7BA4F">
            <w:pPr>
              <w:pStyle w:val="37"/>
              <w:ind w:left="0" w:leftChars="0" w:firstLine="0" w:firstLineChars="0"/>
              <w:rPr>
                <w:kern w:val="2"/>
                <w:sz w:val="21"/>
                <w:szCs w:val="24"/>
              </w:rPr>
            </w:pPr>
            <w:r>
              <w:rPr>
                <w:rFonts w:hint="eastAsia"/>
                <w:kern w:val="2"/>
                <w:sz w:val="21"/>
                <w:szCs w:val="24"/>
              </w:rPr>
              <w:t>检测效率</w:t>
            </w:r>
          </w:p>
        </w:tc>
        <w:tc>
          <w:tcPr>
            <w:tcW w:w="0" w:type="auto"/>
          </w:tcPr>
          <w:p w14:paraId="21312635">
            <w:pPr>
              <w:pStyle w:val="37"/>
              <w:ind w:left="0" w:leftChars="0" w:firstLine="0" w:firstLineChars="0"/>
              <w:rPr>
                <w:kern w:val="2"/>
                <w:sz w:val="21"/>
                <w:szCs w:val="24"/>
              </w:rPr>
            </w:pPr>
            <w:r>
              <w:rPr>
                <w:rFonts w:hint="eastAsia"/>
                <w:kern w:val="2"/>
                <w:sz w:val="21"/>
                <w:szCs w:val="24"/>
              </w:rPr>
              <w:t>人工目视巡检，效率低下</w:t>
            </w:r>
          </w:p>
        </w:tc>
        <w:tc>
          <w:tcPr>
            <w:tcW w:w="0" w:type="auto"/>
          </w:tcPr>
          <w:p w14:paraId="6E8500C2">
            <w:pPr>
              <w:pStyle w:val="37"/>
              <w:ind w:left="0" w:leftChars="0" w:firstLine="0" w:firstLineChars="0"/>
              <w:rPr>
                <w:kern w:val="2"/>
                <w:sz w:val="21"/>
                <w:szCs w:val="24"/>
              </w:rPr>
            </w:pPr>
            <w:r>
              <w:rPr>
                <w:rFonts w:hint="eastAsia"/>
                <w:kern w:val="2"/>
                <w:sz w:val="21"/>
                <w:szCs w:val="24"/>
              </w:rPr>
              <w:t>AI自动识别，效率提升10倍以上</w:t>
            </w:r>
          </w:p>
        </w:tc>
      </w:tr>
      <w:tr w14:paraId="75B2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B5CAC1">
            <w:pPr>
              <w:pStyle w:val="37"/>
              <w:ind w:left="0" w:leftChars="0" w:firstLine="0" w:firstLineChars="0"/>
              <w:rPr>
                <w:kern w:val="2"/>
                <w:sz w:val="21"/>
                <w:szCs w:val="24"/>
              </w:rPr>
            </w:pPr>
            <w:r>
              <w:rPr>
                <w:rFonts w:hint="eastAsia"/>
                <w:kern w:val="2"/>
                <w:sz w:val="21"/>
                <w:szCs w:val="24"/>
              </w:rPr>
              <w:t>覆盖范围</w:t>
            </w:r>
          </w:p>
        </w:tc>
        <w:tc>
          <w:tcPr>
            <w:tcW w:w="0" w:type="auto"/>
          </w:tcPr>
          <w:p w14:paraId="7F41C7E9">
            <w:pPr>
              <w:pStyle w:val="37"/>
              <w:ind w:left="0" w:leftChars="0" w:firstLine="0" w:firstLineChars="0"/>
              <w:rPr>
                <w:kern w:val="2"/>
                <w:sz w:val="21"/>
                <w:szCs w:val="24"/>
              </w:rPr>
            </w:pPr>
            <w:r>
              <w:rPr>
                <w:rFonts w:hint="eastAsia"/>
                <w:kern w:val="2"/>
                <w:sz w:val="21"/>
                <w:szCs w:val="24"/>
              </w:rPr>
              <w:t>存在检测盲区</w:t>
            </w:r>
          </w:p>
        </w:tc>
        <w:tc>
          <w:tcPr>
            <w:tcW w:w="0" w:type="auto"/>
          </w:tcPr>
          <w:p w14:paraId="5353C947">
            <w:pPr>
              <w:pStyle w:val="37"/>
              <w:ind w:left="0" w:leftChars="0" w:firstLine="0" w:firstLineChars="0"/>
              <w:rPr>
                <w:kern w:val="2"/>
                <w:sz w:val="21"/>
                <w:szCs w:val="24"/>
              </w:rPr>
            </w:pPr>
            <w:r>
              <w:rPr>
                <w:rFonts w:hint="eastAsia"/>
                <w:kern w:val="2"/>
                <w:sz w:val="21"/>
                <w:szCs w:val="24"/>
              </w:rPr>
              <w:t>全景成像，无死角覆盖</w:t>
            </w:r>
          </w:p>
        </w:tc>
      </w:tr>
      <w:tr w14:paraId="17B6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FCFBF7">
            <w:pPr>
              <w:pStyle w:val="37"/>
              <w:ind w:left="0" w:leftChars="0" w:firstLine="0" w:firstLineChars="0"/>
              <w:rPr>
                <w:kern w:val="2"/>
                <w:sz w:val="21"/>
                <w:szCs w:val="24"/>
              </w:rPr>
            </w:pPr>
            <w:r>
              <w:rPr>
                <w:rFonts w:hint="eastAsia"/>
                <w:kern w:val="2"/>
                <w:sz w:val="21"/>
                <w:szCs w:val="24"/>
              </w:rPr>
              <w:t>识别精度</w:t>
            </w:r>
          </w:p>
        </w:tc>
        <w:tc>
          <w:tcPr>
            <w:tcW w:w="0" w:type="auto"/>
          </w:tcPr>
          <w:p w14:paraId="117AFBCD">
            <w:pPr>
              <w:pStyle w:val="37"/>
              <w:ind w:left="0" w:leftChars="0" w:firstLine="0" w:firstLineChars="0"/>
              <w:rPr>
                <w:kern w:val="2"/>
                <w:sz w:val="21"/>
                <w:szCs w:val="24"/>
              </w:rPr>
            </w:pPr>
            <w:r>
              <w:rPr>
                <w:rFonts w:hint="eastAsia"/>
                <w:kern w:val="2"/>
                <w:sz w:val="21"/>
                <w:szCs w:val="24"/>
              </w:rPr>
              <w:t>依赖人工经验，漏检率高</w:t>
            </w:r>
          </w:p>
        </w:tc>
        <w:tc>
          <w:tcPr>
            <w:tcW w:w="0" w:type="auto"/>
          </w:tcPr>
          <w:p w14:paraId="648896F1">
            <w:pPr>
              <w:pStyle w:val="37"/>
              <w:ind w:left="0" w:leftChars="0" w:firstLine="0" w:firstLineChars="0"/>
              <w:rPr>
                <w:kern w:val="2"/>
                <w:sz w:val="21"/>
                <w:szCs w:val="24"/>
              </w:rPr>
            </w:pPr>
            <w:r>
              <w:rPr>
                <w:rFonts w:hint="eastAsia"/>
                <w:kern w:val="2"/>
                <w:sz w:val="21"/>
                <w:szCs w:val="24"/>
              </w:rPr>
              <w:t>AI识别准确率≥90%</w:t>
            </w:r>
          </w:p>
        </w:tc>
      </w:tr>
      <w:tr w14:paraId="506E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F06407">
            <w:pPr>
              <w:pStyle w:val="37"/>
              <w:ind w:left="0" w:leftChars="0" w:firstLine="0" w:firstLineChars="0"/>
              <w:rPr>
                <w:kern w:val="2"/>
                <w:sz w:val="21"/>
                <w:szCs w:val="24"/>
              </w:rPr>
            </w:pPr>
            <w:r>
              <w:rPr>
                <w:rFonts w:hint="eastAsia"/>
                <w:kern w:val="2"/>
                <w:sz w:val="21"/>
                <w:szCs w:val="24"/>
              </w:rPr>
              <w:t>数据管理</w:t>
            </w:r>
          </w:p>
        </w:tc>
        <w:tc>
          <w:tcPr>
            <w:tcW w:w="0" w:type="auto"/>
          </w:tcPr>
          <w:p w14:paraId="6387E37F">
            <w:pPr>
              <w:pStyle w:val="37"/>
              <w:ind w:left="0" w:leftChars="0" w:firstLine="0" w:firstLineChars="0"/>
              <w:rPr>
                <w:kern w:val="2"/>
                <w:sz w:val="21"/>
                <w:szCs w:val="24"/>
              </w:rPr>
            </w:pPr>
            <w:r>
              <w:rPr>
                <w:rFonts w:hint="eastAsia"/>
                <w:kern w:val="2"/>
                <w:sz w:val="21"/>
                <w:szCs w:val="24"/>
              </w:rPr>
              <w:t>纸质记录，追溯困难</w:t>
            </w:r>
          </w:p>
        </w:tc>
        <w:tc>
          <w:tcPr>
            <w:tcW w:w="0" w:type="auto"/>
          </w:tcPr>
          <w:p w14:paraId="5346743D">
            <w:pPr>
              <w:pStyle w:val="37"/>
              <w:ind w:left="0" w:leftChars="0" w:firstLine="0" w:firstLineChars="0"/>
              <w:rPr>
                <w:kern w:val="2"/>
                <w:sz w:val="21"/>
                <w:szCs w:val="24"/>
              </w:rPr>
            </w:pPr>
            <w:r>
              <w:rPr>
                <w:rFonts w:hint="eastAsia"/>
                <w:kern w:val="2"/>
                <w:sz w:val="21"/>
                <w:szCs w:val="24"/>
              </w:rPr>
              <w:t>数字化存储，全生命周期可追溯</w:t>
            </w:r>
          </w:p>
        </w:tc>
      </w:tr>
      <w:tr w14:paraId="5CF0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552114">
            <w:pPr>
              <w:pStyle w:val="37"/>
              <w:ind w:left="0" w:leftChars="0" w:firstLine="0" w:firstLineChars="0"/>
              <w:rPr>
                <w:kern w:val="2"/>
                <w:sz w:val="21"/>
                <w:szCs w:val="24"/>
              </w:rPr>
            </w:pPr>
            <w:r>
              <w:rPr>
                <w:rFonts w:hint="eastAsia"/>
                <w:kern w:val="2"/>
                <w:sz w:val="21"/>
                <w:szCs w:val="24"/>
              </w:rPr>
              <w:t>决策支撑</w:t>
            </w:r>
          </w:p>
        </w:tc>
        <w:tc>
          <w:tcPr>
            <w:tcW w:w="0" w:type="auto"/>
          </w:tcPr>
          <w:p w14:paraId="4911206F">
            <w:pPr>
              <w:pStyle w:val="37"/>
              <w:ind w:left="0" w:leftChars="0" w:firstLine="0" w:firstLineChars="0"/>
              <w:rPr>
                <w:kern w:val="2"/>
                <w:sz w:val="21"/>
                <w:szCs w:val="24"/>
              </w:rPr>
            </w:pPr>
            <w:r>
              <w:rPr>
                <w:rFonts w:hint="eastAsia"/>
                <w:kern w:val="2"/>
                <w:sz w:val="21"/>
                <w:szCs w:val="24"/>
              </w:rPr>
              <w:t>定性判断为主</w:t>
            </w:r>
          </w:p>
        </w:tc>
        <w:tc>
          <w:tcPr>
            <w:tcW w:w="0" w:type="auto"/>
          </w:tcPr>
          <w:p w14:paraId="4F4C6971">
            <w:pPr>
              <w:pStyle w:val="37"/>
              <w:ind w:left="0" w:leftChars="0" w:firstLine="0" w:firstLineChars="0"/>
              <w:rPr>
                <w:kern w:val="2"/>
                <w:sz w:val="21"/>
                <w:szCs w:val="24"/>
              </w:rPr>
            </w:pPr>
            <w:r>
              <w:rPr>
                <w:rFonts w:hint="eastAsia"/>
                <w:kern w:val="2"/>
                <w:sz w:val="21"/>
                <w:szCs w:val="24"/>
              </w:rPr>
              <w:t>多维度统计分析，数据驱动决策</w:t>
            </w:r>
          </w:p>
        </w:tc>
      </w:tr>
    </w:tbl>
    <w:p w14:paraId="064AAE25">
      <w:pPr>
        <w:pStyle w:val="4"/>
        <w:ind w:firstLine="480"/>
      </w:pPr>
      <w:r>
        <w:t>核心差异说明：地面端在功能完备性、分析深度、报表定制、权限审计、扩展集成等方面全面优于车载端，是系统最终成果落地与持续优化的核心平台。</w:t>
      </w:r>
    </w:p>
    <w:bookmarkEnd w:id="17"/>
    <w:p w14:paraId="2D9D5AF6">
      <w:pPr>
        <w:pStyle w:val="3"/>
      </w:pPr>
      <w:bookmarkStart w:id="18" w:name="_Toc223475250"/>
      <w:bookmarkStart w:id="19" w:name="_Toc223512767"/>
      <w:bookmarkStart w:id="20" w:name="_Toc1675498036"/>
      <w:bookmarkStart w:id="21" w:name="Xd40526f4381214b855d2a0b5a6b554a20ffbd03"/>
      <w:r>
        <w:t>1.5 核心技术特点</w:t>
      </w:r>
      <w:bookmarkEnd w:id="18"/>
      <w:bookmarkEnd w:id="19"/>
      <w:bookmarkEnd w:id="20"/>
    </w:p>
    <w:p w14:paraId="6308E982">
      <w:pPr>
        <w:pStyle w:val="4"/>
        <w:ind w:firstLine="480"/>
        <w:rPr>
          <w:strike/>
          <w:rPrChange w:id="22" w:author="晨沐" w:date="2026-04-13T09:37:29Z">
            <w:rPr/>
          </w:rPrChange>
        </w:rPr>
      </w:pPr>
      <w:commentRangeStart w:id="2"/>
      <w:r>
        <w:rPr>
          <w:strike/>
          <w:rPrChange w:id="23" w:author="晨沐" w:date="2026-04-13T09:37:29Z">
            <w:rPr/>
          </w:rPrChange>
        </w:rPr>
        <w:t>系统深度融合智能成像与定位技术及AI识别技术：</w:t>
      </w:r>
    </w:p>
    <w:p w14:paraId="56CD45DA">
      <w:pPr>
        <w:pStyle w:val="4"/>
        <w:ind w:firstLine="480"/>
        <w:rPr>
          <w:strike/>
          <w:rPrChange w:id="24" w:author="晨沐" w:date="2026-04-13T09:37:29Z">
            <w:rPr/>
          </w:rPrChange>
        </w:rPr>
      </w:pPr>
      <w:r>
        <w:rPr>
          <w:strike/>
          <w:rPrChange w:id="25" w:author="晨沐" w:date="2026-04-13T09:37:29Z">
            <w:rPr/>
          </w:rPrChange>
        </w:rPr>
        <w:t>智能成像层面：基于图像识别与里程计协同定位，精准控制多角度相机联动拍摄，消除检测盲区，并通过多维定位协同校正模型将定位误差控制在毫米级，确保数据与线路空间精准关联。</w:t>
      </w:r>
      <w:commentRangeEnd w:id="2"/>
      <w:r>
        <w:commentReference w:id="2"/>
      </w:r>
    </w:p>
    <w:p w14:paraId="1AB58BE8">
      <w:pPr>
        <w:pStyle w:val="4"/>
        <w:ind w:firstLine="480"/>
      </w:pPr>
      <w:r>
        <w:t>AI识别层面：</w:t>
      </w:r>
      <w:commentRangeStart w:id="3"/>
      <w:r>
        <w:t>构建大规模接触网缺陷样本数据集</w:t>
      </w:r>
      <w:commentRangeEnd w:id="3"/>
      <w:r>
        <w:commentReference w:id="3"/>
      </w:r>
      <w:r>
        <w:t>，采用</w:t>
      </w:r>
      <w:commentRangeStart w:id="4"/>
      <w:r>
        <w:t>YOLO</w:t>
      </w:r>
      <w:r>
        <w:rPr>
          <w:strike/>
          <w:rPrChange w:id="26" w:author="晨沐" w:date="2026-04-13T09:40:49Z">
            <w:rPr/>
          </w:rPrChange>
        </w:rPr>
        <w:t>v8</w:t>
      </w:r>
      <w:commentRangeEnd w:id="4"/>
      <w:r>
        <w:commentReference w:id="4"/>
      </w:r>
      <w:r>
        <w:t>等深度学习架构结合注意力机制，</w:t>
      </w:r>
      <w:r>
        <w:rPr>
          <w:rFonts w:hint="eastAsia"/>
          <w:highlight w:val="yellow"/>
        </w:rPr>
        <w:t>对于常见的接触网缺陷，如螺母松脱、接触悬挂本体不受力、开口销缺失、绝缘子缺块等，智能识别缺陷报警信息准确率达到</w:t>
      </w:r>
      <w:commentRangeStart w:id="5"/>
      <w:r>
        <w:rPr>
          <w:rFonts w:hint="eastAsia"/>
          <w:highlight w:val="yellow"/>
        </w:rPr>
        <w:t xml:space="preserve"> 9</w:t>
      </w:r>
      <w:ins w:id="27" w:author="刘正源" w:date="2026-04-09T14:11:04Z">
        <w:r>
          <w:rPr>
            <w:rFonts w:hint="eastAsia"/>
            <w:highlight w:val="yellow"/>
            <w:lang w:val="en-US" w:eastAsia="zh-CN"/>
          </w:rPr>
          <w:t>0</w:t>
        </w:r>
      </w:ins>
      <w:del w:id="28" w:author="刘正源" w:date="2026-04-09T14:11:01Z">
        <w:r>
          <w:rPr>
            <w:rFonts w:hint="eastAsia"/>
            <w:highlight w:val="yellow"/>
            <w:lang w:val="en-US" w:eastAsia="zh-CN"/>
          </w:rPr>
          <w:delText>5</w:delText>
        </w:r>
      </w:del>
      <w:r>
        <w:rPr>
          <w:rFonts w:hint="eastAsia"/>
          <w:highlight w:val="yellow"/>
        </w:rPr>
        <w:t xml:space="preserve">% </w:t>
      </w:r>
      <w:commentRangeEnd w:id="5"/>
      <w:r>
        <w:commentReference w:id="5"/>
      </w:r>
      <w:r>
        <w:rPr>
          <w:rFonts w:hint="eastAsia"/>
          <w:highlight w:val="yellow"/>
        </w:rPr>
        <w:t>及以上</w:t>
      </w:r>
      <w:r>
        <w:rPr>
          <w:rFonts w:hint="eastAsia"/>
        </w:rPr>
        <w:t>。</w:t>
      </w:r>
      <w:r>
        <w:t>并支持</w:t>
      </w:r>
      <w:commentRangeStart w:id="6"/>
      <w:r>
        <w:t>模型</w:t>
      </w:r>
      <w:del w:id="29" w:author="刘正源" w:date="2026-04-09T13:49:09Z">
        <w:r>
          <w:rPr/>
          <w:delText>自</w:delText>
        </w:r>
      </w:del>
      <w:del w:id="30" w:author="刘正源" w:date="2026-04-09T13:49:08Z">
        <w:r>
          <w:rPr/>
          <w:delText>学习</w:delText>
        </w:r>
      </w:del>
      <w:r>
        <w:t>迭代</w:t>
      </w:r>
      <w:commentRangeEnd w:id="6"/>
      <w:r>
        <w:commentReference w:id="6"/>
      </w:r>
      <w:r>
        <w:t>，持续提升识别精度。</w:t>
      </w:r>
    </w:p>
    <w:bookmarkEnd w:id="21"/>
    <w:p w14:paraId="6DC4E511">
      <w:pPr>
        <w:pStyle w:val="3"/>
      </w:pPr>
      <w:bookmarkStart w:id="22" w:name="_Toc223475251"/>
      <w:bookmarkStart w:id="23" w:name="_Toc223512768"/>
      <w:bookmarkStart w:id="24" w:name="_Toc142427941"/>
      <w:bookmarkStart w:id="25" w:name="X9c1253d2ccd7fa376ed243e0354c55e53e47b93"/>
      <w:r>
        <w:t>1.6 部署架构</w:t>
      </w:r>
      <w:bookmarkEnd w:id="22"/>
      <w:bookmarkEnd w:id="23"/>
      <w:bookmarkEnd w:id="24"/>
    </w:p>
    <w:p w14:paraId="506CD32F">
      <w:pPr>
        <w:pStyle w:val="4"/>
        <w:ind w:firstLine="480"/>
      </w:pPr>
      <w:r>
        <w:t>系统采用"车载分布式+地面集中式"混合部署架构，通过模块化与微服务设计保障高可用性、可扩展性与数据安全。项目成果将优先应用于福州地铁各线路，后续推广至国内其他轨道交通企业，填补行业技术空白，为轨道交通智能运维提供标杆性解决方案。</w:t>
      </w:r>
    </w:p>
    <w:p w14:paraId="76D4EA2B">
      <w:r>
        <w:rPr>
          <w:rFonts w:hint="eastAsia"/>
        </w:rPr>
        <w:br w:type="page"/>
      </w:r>
    </w:p>
    <w:bookmarkEnd w:id="1"/>
    <w:bookmarkEnd w:id="25"/>
    <w:p w14:paraId="080AD232">
      <w:pPr>
        <w:pStyle w:val="2"/>
        <w:rPr>
          <w:rFonts w:hint="eastAsia"/>
        </w:rPr>
      </w:pPr>
      <w:bookmarkStart w:id="26" w:name="_Toc1489621629"/>
      <w:bookmarkStart w:id="27" w:name="Xf254d619d9ba6782708a018dafbfa1a8e8f8e97"/>
      <w:r>
        <w:t>2. 软件总体组成</w:t>
      </w:r>
      <w:bookmarkEnd w:id="26"/>
    </w:p>
    <w:p w14:paraId="591760F8">
      <w:pPr>
        <w:pStyle w:val="3"/>
      </w:pPr>
      <w:bookmarkStart w:id="28" w:name="_Toc223475253"/>
      <w:bookmarkStart w:id="29" w:name="_Toc223512770"/>
      <w:bookmarkStart w:id="30" w:name="_Toc706361877"/>
      <w:bookmarkStart w:id="31" w:name="X8143d79876c434e2fc8366b1f33a909f0b216e3"/>
      <w:r>
        <w:t>2.1 软件模块概览</w:t>
      </w:r>
      <w:bookmarkEnd w:id="28"/>
      <w:bookmarkEnd w:id="29"/>
      <w:bookmarkEnd w:id="30"/>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3708"/>
        <w:gridCol w:w="2169"/>
        <w:gridCol w:w="1726"/>
      </w:tblGrid>
      <w:tr w14:paraId="46A6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39" w:type="pct"/>
            <w:tcBorders>
              <w:top w:val="nil"/>
              <w:left w:val="nil"/>
              <w:bottom w:val="nil"/>
              <w:right w:val="nil"/>
              <w:insideV w:val="nil"/>
              <w:tl2br w:val="nil"/>
              <w:tr2bl w:val="nil"/>
            </w:tcBorders>
            <w:vAlign w:val="bottom"/>
          </w:tcPr>
          <w:p w14:paraId="0A717317">
            <w:pPr>
              <w:pStyle w:val="37"/>
              <w:ind w:firstLine="0" w:firstLineChars="0"/>
              <w:rPr>
                <w:kern w:val="2"/>
                <w:sz w:val="21"/>
                <w:szCs w:val="24"/>
              </w:rPr>
              <w:pPrChange w:id="31" w:author="憨人" w:date="2026-03-31T11:29:42Z">
                <w:pPr>
                  <w:pStyle w:val="37"/>
                </w:pPr>
              </w:pPrChange>
            </w:pPr>
            <w:r>
              <w:rPr>
                <w:rFonts w:hint="eastAsia"/>
                <w:kern w:val="2"/>
                <w:sz w:val="21"/>
                <w:szCs w:val="24"/>
              </w:rPr>
              <w:t>模块</w:t>
            </w:r>
          </w:p>
        </w:tc>
        <w:tc>
          <w:tcPr>
            <w:tcW w:w="2174" w:type="pct"/>
            <w:tcBorders>
              <w:top w:val="nil"/>
              <w:bottom w:val="nil"/>
              <w:right w:val="nil"/>
              <w:insideV w:val="nil"/>
              <w:tl2br w:val="nil"/>
              <w:tr2bl w:val="nil"/>
            </w:tcBorders>
            <w:vAlign w:val="bottom"/>
          </w:tcPr>
          <w:p w14:paraId="0D905CA1">
            <w:pPr>
              <w:pStyle w:val="37"/>
              <w:ind w:firstLine="0" w:firstLineChars="0"/>
              <w:rPr>
                <w:kern w:val="2"/>
                <w:sz w:val="21"/>
                <w:szCs w:val="24"/>
              </w:rPr>
              <w:pPrChange w:id="32" w:author="憨人" w:date="2026-03-31T11:29:46Z">
                <w:pPr>
                  <w:pStyle w:val="37"/>
                </w:pPr>
              </w:pPrChange>
            </w:pPr>
            <w:r>
              <w:rPr>
                <w:rFonts w:hint="eastAsia"/>
                <w:kern w:val="2"/>
                <w:sz w:val="21"/>
                <w:szCs w:val="24"/>
              </w:rPr>
              <w:t>功能定位</w:t>
            </w:r>
          </w:p>
        </w:tc>
        <w:tc>
          <w:tcPr>
            <w:tcW w:w="1272" w:type="pct"/>
            <w:tcBorders>
              <w:top w:val="nil"/>
              <w:bottom w:val="nil"/>
              <w:right w:val="nil"/>
              <w:insideV w:val="nil"/>
              <w:tl2br w:val="nil"/>
              <w:tr2bl w:val="nil"/>
            </w:tcBorders>
            <w:vAlign w:val="bottom"/>
          </w:tcPr>
          <w:p w14:paraId="5F042AD6">
            <w:pPr>
              <w:pStyle w:val="37"/>
              <w:ind w:firstLine="0" w:firstLineChars="0"/>
              <w:rPr>
                <w:kern w:val="2"/>
                <w:sz w:val="21"/>
                <w:szCs w:val="24"/>
              </w:rPr>
              <w:pPrChange w:id="33" w:author="憨人" w:date="2026-03-31T11:29:48Z">
                <w:pPr>
                  <w:pStyle w:val="37"/>
                </w:pPr>
              </w:pPrChange>
            </w:pPr>
            <w:r>
              <w:rPr>
                <w:rFonts w:hint="eastAsia"/>
                <w:kern w:val="2"/>
                <w:sz w:val="21"/>
                <w:szCs w:val="24"/>
              </w:rPr>
              <w:t>部署环境</w:t>
            </w:r>
          </w:p>
        </w:tc>
        <w:tc>
          <w:tcPr>
            <w:tcW w:w="1012" w:type="pct"/>
            <w:tcBorders>
              <w:top w:val="nil"/>
              <w:bottom w:val="nil"/>
              <w:right w:val="nil"/>
              <w:insideV w:val="nil"/>
              <w:tl2br w:val="nil"/>
              <w:tr2bl w:val="nil"/>
            </w:tcBorders>
            <w:vAlign w:val="bottom"/>
          </w:tcPr>
          <w:p w14:paraId="419E8A6F">
            <w:pPr>
              <w:pStyle w:val="37"/>
              <w:ind w:firstLine="0" w:firstLineChars="0"/>
              <w:rPr>
                <w:kern w:val="2"/>
                <w:sz w:val="21"/>
                <w:szCs w:val="24"/>
              </w:rPr>
              <w:pPrChange w:id="34" w:author="憨人" w:date="2026-03-31T11:29:51Z">
                <w:pPr>
                  <w:pStyle w:val="37"/>
                </w:pPr>
              </w:pPrChange>
            </w:pPr>
            <w:r>
              <w:rPr>
                <w:rFonts w:hint="eastAsia"/>
                <w:kern w:val="2"/>
                <w:sz w:val="21"/>
                <w:szCs w:val="24"/>
              </w:rPr>
              <w:t>主要用户</w:t>
            </w:r>
          </w:p>
        </w:tc>
      </w:tr>
      <w:tr w14:paraId="34C8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pct"/>
          </w:tcPr>
          <w:p w14:paraId="16B1A532">
            <w:pPr>
              <w:pStyle w:val="37"/>
              <w:ind w:firstLine="0" w:firstLineChars="0"/>
              <w:rPr>
                <w:kern w:val="2"/>
                <w:sz w:val="21"/>
                <w:szCs w:val="24"/>
              </w:rPr>
              <w:pPrChange w:id="35" w:author="憨人" w:date="2026-03-31T11:29:43Z">
                <w:pPr>
                  <w:pStyle w:val="37"/>
                </w:pPr>
              </w:pPrChange>
            </w:pPr>
            <w:r>
              <w:rPr>
                <w:rFonts w:hint="eastAsia"/>
                <w:kern w:val="2"/>
                <w:sz w:val="21"/>
                <w:szCs w:val="24"/>
              </w:rPr>
              <w:t>车载分析软件</w:t>
            </w:r>
          </w:p>
        </w:tc>
        <w:tc>
          <w:tcPr>
            <w:tcW w:w="2174" w:type="pct"/>
          </w:tcPr>
          <w:p w14:paraId="4CC9A7A6">
            <w:pPr>
              <w:pStyle w:val="37"/>
              <w:ind w:firstLine="0" w:firstLineChars="0"/>
              <w:rPr>
                <w:kern w:val="2"/>
                <w:sz w:val="21"/>
                <w:szCs w:val="24"/>
              </w:rPr>
              <w:pPrChange w:id="36" w:author="憨人" w:date="2026-03-31T11:29:41Z">
                <w:pPr>
                  <w:pStyle w:val="37"/>
                </w:pPr>
              </w:pPrChange>
            </w:pPr>
            <w:r>
              <w:rPr>
                <w:rFonts w:hint="eastAsia"/>
                <w:kern w:val="2"/>
                <w:sz w:val="21"/>
                <w:szCs w:val="24"/>
              </w:rPr>
              <w:t>任务监控、原始数据质检、AI实时分析、缺陷初判</w:t>
            </w:r>
          </w:p>
        </w:tc>
        <w:tc>
          <w:tcPr>
            <w:tcW w:w="1272" w:type="pct"/>
          </w:tcPr>
          <w:p w14:paraId="23D8E829">
            <w:pPr>
              <w:pStyle w:val="37"/>
              <w:ind w:firstLine="0" w:firstLineChars="0"/>
              <w:rPr>
                <w:kern w:val="2"/>
                <w:sz w:val="21"/>
                <w:szCs w:val="24"/>
              </w:rPr>
              <w:pPrChange w:id="37" w:author="憨人" w:date="2026-03-31T11:29:48Z">
                <w:pPr>
                  <w:pStyle w:val="37"/>
                </w:pPr>
              </w:pPrChange>
            </w:pPr>
            <w:r>
              <w:rPr>
                <w:rFonts w:hint="eastAsia"/>
                <w:kern w:val="2"/>
                <w:sz w:val="21"/>
                <w:szCs w:val="24"/>
              </w:rPr>
              <w:t>工程车本地（轻量化前端+本地模型）</w:t>
            </w:r>
          </w:p>
        </w:tc>
        <w:tc>
          <w:tcPr>
            <w:tcW w:w="1012" w:type="pct"/>
          </w:tcPr>
          <w:p w14:paraId="613F2194">
            <w:pPr>
              <w:pStyle w:val="37"/>
              <w:ind w:firstLine="0" w:firstLineChars="0"/>
              <w:rPr>
                <w:kern w:val="2"/>
                <w:sz w:val="21"/>
                <w:szCs w:val="24"/>
              </w:rPr>
              <w:pPrChange w:id="38" w:author="憨人" w:date="2026-03-31T11:29:50Z">
                <w:pPr>
                  <w:pStyle w:val="37"/>
                </w:pPr>
              </w:pPrChange>
            </w:pPr>
            <w:r>
              <w:rPr>
                <w:rFonts w:hint="eastAsia"/>
                <w:kern w:val="2"/>
                <w:sz w:val="21"/>
                <w:szCs w:val="24"/>
              </w:rPr>
              <w:t>现场分析员</w:t>
            </w:r>
          </w:p>
        </w:tc>
      </w:tr>
      <w:tr w14:paraId="5158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pct"/>
          </w:tcPr>
          <w:p w14:paraId="6B6437CE">
            <w:pPr>
              <w:pStyle w:val="37"/>
              <w:ind w:firstLine="0" w:firstLineChars="0"/>
              <w:rPr>
                <w:kern w:val="2"/>
                <w:sz w:val="21"/>
                <w:szCs w:val="24"/>
              </w:rPr>
              <w:pPrChange w:id="39" w:author="憨人" w:date="2026-03-31T11:29:44Z">
                <w:pPr>
                  <w:pStyle w:val="37"/>
                </w:pPr>
              </w:pPrChange>
            </w:pPr>
            <w:r>
              <w:rPr>
                <w:rFonts w:hint="eastAsia"/>
                <w:kern w:val="2"/>
                <w:sz w:val="21"/>
                <w:szCs w:val="24"/>
              </w:rPr>
              <w:t>地面分析软件</w:t>
            </w:r>
          </w:p>
        </w:tc>
        <w:tc>
          <w:tcPr>
            <w:tcW w:w="2174" w:type="pct"/>
          </w:tcPr>
          <w:p w14:paraId="76DB4B8E">
            <w:pPr>
              <w:pStyle w:val="37"/>
              <w:ind w:firstLine="0" w:firstLineChars="0"/>
              <w:rPr>
                <w:kern w:val="2"/>
                <w:sz w:val="21"/>
                <w:szCs w:val="24"/>
              </w:rPr>
              <w:pPrChange w:id="40" w:author="憨人" w:date="2026-03-31T11:29:47Z">
                <w:pPr>
                  <w:pStyle w:val="37"/>
                </w:pPr>
              </w:pPrChange>
            </w:pPr>
            <w:r>
              <w:rPr>
                <w:rFonts w:hint="eastAsia"/>
                <w:kern w:val="2"/>
                <w:sz w:val="21"/>
                <w:szCs w:val="24"/>
              </w:rPr>
              <w:t>历史任务管理、批量分析调度、缺陷复核闭环、统计报表生成、权限与审计</w:t>
            </w:r>
          </w:p>
        </w:tc>
        <w:tc>
          <w:tcPr>
            <w:tcW w:w="1272" w:type="pct"/>
          </w:tcPr>
          <w:p w14:paraId="5884A9E2">
            <w:pPr>
              <w:pStyle w:val="37"/>
              <w:ind w:firstLine="0" w:firstLineChars="0"/>
              <w:rPr>
                <w:kern w:val="2"/>
                <w:sz w:val="21"/>
                <w:szCs w:val="24"/>
              </w:rPr>
              <w:pPrChange w:id="41" w:author="憨人" w:date="2026-03-31T11:29:49Z">
                <w:pPr>
                  <w:pStyle w:val="37"/>
                </w:pPr>
              </w:pPrChange>
            </w:pPr>
            <w:r>
              <w:rPr>
                <w:rFonts w:hint="eastAsia"/>
                <w:kern w:val="2"/>
                <w:sz w:val="21"/>
                <w:szCs w:val="24"/>
              </w:rPr>
              <w:t>运维中心服务器（Web端）</w:t>
            </w:r>
          </w:p>
        </w:tc>
        <w:tc>
          <w:tcPr>
            <w:tcW w:w="1012" w:type="pct"/>
          </w:tcPr>
          <w:p w14:paraId="7E5C6608">
            <w:pPr>
              <w:pStyle w:val="37"/>
              <w:ind w:firstLine="0" w:firstLineChars="0"/>
              <w:rPr>
                <w:kern w:val="2"/>
                <w:sz w:val="21"/>
                <w:szCs w:val="24"/>
              </w:rPr>
              <w:pPrChange w:id="42" w:author="憨人" w:date="2026-03-31T11:29:51Z">
                <w:pPr>
                  <w:pStyle w:val="37"/>
                </w:pPr>
              </w:pPrChange>
            </w:pPr>
            <w:r>
              <w:rPr>
                <w:rFonts w:hint="eastAsia"/>
                <w:kern w:val="2"/>
                <w:sz w:val="21"/>
                <w:szCs w:val="24"/>
              </w:rPr>
              <w:t>管理员、复核专家、运维人员</w:t>
            </w:r>
          </w:p>
        </w:tc>
      </w:tr>
    </w:tbl>
    <w:p w14:paraId="29593217">
      <w:pPr>
        <w:pStyle w:val="4"/>
        <w:ind w:firstLine="480"/>
        <w:rPr>
          <w:ins w:id="43" w:author="憨人" w:date="2026-03-31T11:30:04Z"/>
          <w:rFonts w:hint="default" w:eastAsia="宋体"/>
          <w:lang w:val="en-US" w:eastAsia="zh-CN"/>
        </w:rPr>
      </w:pPr>
      <w:r>
        <w:t>注：两端共享同一套后端服务与数据模型，确保任务状态、缺陷记录、分析结果的一致性与可追溯性。</w:t>
      </w:r>
      <w:ins w:id="44" w:author="憨人" w:date="2026-03-31T11:30:15Z">
        <w:r>
          <w:rPr>
            <w:rFonts w:hint="eastAsia"/>
            <w:highlight w:val="yellow"/>
            <w:lang w:val="en-US" w:eastAsia="zh-CN"/>
            <w:rPrChange w:id="45" w:author="憨人" w:date="2026-03-31T11:30:19Z">
              <w:rPr>
                <w:rFonts w:hint="eastAsia"/>
                <w:lang w:val="en-US" w:eastAsia="zh-CN"/>
              </w:rPr>
            </w:rPrChange>
          </w:rPr>
          <w:t>各</w:t>
        </w:r>
      </w:ins>
      <w:ins w:id="46" w:author="憨人" w:date="2026-03-31T11:30:04Z">
        <w:r>
          <w:rPr>
            <w:rFonts w:hint="eastAsia"/>
            <w:highlight w:val="yellow"/>
            <w:lang w:val="en-US" w:eastAsia="zh-CN"/>
          </w:rPr>
          <w:t>模块需满足甲方最终客户的需求。</w:t>
        </w:r>
      </w:ins>
    </w:p>
    <w:p w14:paraId="3A3AC761">
      <w:pPr>
        <w:pStyle w:val="4"/>
        <w:ind w:firstLine="480"/>
        <w:rPr>
          <w:rFonts w:hint="eastAsia" w:eastAsia="宋体"/>
          <w:lang w:val="en-US" w:eastAsia="zh-CN"/>
        </w:rPr>
      </w:pPr>
    </w:p>
    <w:bookmarkEnd w:id="31"/>
    <w:p w14:paraId="31F08F0F">
      <w:pPr>
        <w:pStyle w:val="3"/>
      </w:pPr>
      <w:bookmarkStart w:id="32" w:name="_Toc223512771"/>
      <w:bookmarkStart w:id="33" w:name="_Toc534466123"/>
      <w:bookmarkStart w:id="34" w:name="_Toc223475254"/>
      <w:bookmarkStart w:id="35" w:name="X444305b974863cd9e4a0be44b1a3012e015660d"/>
      <w:r>
        <w:t>2.2 系统架构图</w:t>
      </w:r>
      <w:bookmarkEnd w:id="32"/>
      <w:bookmarkEnd w:id="33"/>
      <w:bookmarkEnd w:id="34"/>
    </w:p>
    <w:p w14:paraId="3C2074AB">
      <w:pPr>
        <w:pStyle w:val="4"/>
        <w:jc w:val="center"/>
        <w:rPr>
          <w:kern w:val="2"/>
          <w:sz w:val="21"/>
          <w:szCs w:val="24"/>
        </w:rPr>
      </w:pPr>
      <w:r>
        <w:rPr>
          <w:rFonts w:hint="eastAsia"/>
          <w:kern w:val="2"/>
          <w:sz w:val="21"/>
          <w:szCs w:val="24"/>
        </w:rPr>
        <w:drawing>
          <wp:inline distT="0" distB="0" distL="114300" distR="114300">
            <wp:extent cx="3663950" cy="2905125"/>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63950" cy="2905125"/>
                    </a:xfrm>
                    <a:prstGeom prst="rect">
                      <a:avLst/>
                    </a:prstGeom>
                    <a:noFill/>
                    <a:ln>
                      <a:noFill/>
                    </a:ln>
                  </pic:spPr>
                </pic:pic>
              </a:graphicData>
            </a:graphic>
          </wp:inline>
        </w:drawing>
      </w:r>
    </w:p>
    <w:bookmarkEnd w:id="35"/>
    <w:p w14:paraId="60BBBE90">
      <w:pPr>
        <w:pStyle w:val="3"/>
      </w:pPr>
      <w:bookmarkStart w:id="36" w:name="_Toc1995517507"/>
      <w:bookmarkStart w:id="37" w:name="_Toc223512772"/>
      <w:bookmarkStart w:id="38" w:name="_Toc223475255"/>
      <w:bookmarkStart w:id="39" w:name="Xd9df9c94a42a464b709b45824f8bca1db04e56f"/>
      <w:r>
        <w:t>2.3 软件模块详解</w:t>
      </w:r>
      <w:bookmarkEnd w:id="36"/>
      <w:bookmarkEnd w:id="37"/>
      <w:bookmarkEnd w:id="38"/>
    </w:p>
    <w:p w14:paraId="4C81C80A">
      <w:pPr>
        <w:pStyle w:val="5"/>
      </w:pPr>
      <w:bookmarkStart w:id="40" w:name="X6ae94b40751cc57fe8e4d327a3e301caafce4c3"/>
      <w:r>
        <w:t xml:space="preserve">2.3.1 车载分析软件 </w:t>
      </w:r>
    </w:p>
    <w:p w14:paraId="06434B7C">
      <w:pPr>
        <w:pStyle w:val="4"/>
        <w:ind w:firstLine="480"/>
      </w:pPr>
      <w:r>
        <w:t>车载分析软件是部署于边缘计算终端的轻量化实时分析平台，面向随车操作人员，提供"采集即分析"能力。其功能设计以极简操作、快速反馈、强稳定性为原则：</w:t>
      </w:r>
    </w:p>
    <w:p w14:paraId="1CC9E864">
      <w:pPr>
        <w:pStyle w:val="4"/>
        <w:ind w:firstLine="480"/>
      </w:pPr>
      <w:r>
        <w:t>一键启动分析：与采集软件无缝协同，自动加载轻量化AI模型，对采集完成的原始数据进行实时缺陷识别，识别结果（缺陷类型、置信度、位置）直接叠加于图像。</w:t>
      </w:r>
    </w:p>
    <w:p w14:paraId="4BB681FD">
      <w:pPr>
        <w:pStyle w:val="4"/>
        <w:ind w:firstLine="480"/>
      </w:pPr>
      <w:r>
        <w:t>现场初步复核：提供图像缩放、平移、调色等基础工具，支持按线路/区段/杆号快速检索数据；缺陷列表与图像联动跳转，便于操作人员快速确认关键缺陷。</w:t>
      </w:r>
    </w:p>
    <w:p w14:paraId="7BF49F37">
      <w:pPr>
        <w:pStyle w:val="4"/>
        <w:ind w:firstLine="480"/>
      </w:pPr>
      <w:r>
        <w:t>任务进度监控：以卡片式界面展示当前任务分析进度、已发现缺陷数、图像处理量等核心指标，支持暂停/恢复分析任务，适应现场作业节奏。</w:t>
      </w:r>
    </w:p>
    <w:p w14:paraId="7D35F610">
      <w:pPr>
        <w:pStyle w:val="4"/>
        <w:ind w:firstLine="480"/>
        <w:rPr>
          <w:ins w:id="47" w:author="憨人" w:date="2026-03-31T11:29:05Z"/>
        </w:rPr>
      </w:pPr>
      <w:r>
        <w:t>离线可用：支持弱网/无网环境下的本地分析，分析结果加密存储，待联网后自动同步至地面系统。</w:t>
      </w:r>
    </w:p>
    <w:p w14:paraId="7DFD606E">
      <w:pPr>
        <w:pStyle w:val="4"/>
        <w:ind w:firstLine="480"/>
      </w:pPr>
      <w:ins w:id="48" w:author="憨人" w:date="2026-03-31T11:33:42Z">
        <w:r>
          <w:rPr>
            <w:rFonts w:hint="eastAsia"/>
            <w:highlight w:val="yellow"/>
            <w:lang w:val="en-US" w:eastAsia="zh-CN"/>
          </w:rPr>
          <w:t>各项</w:t>
        </w:r>
      </w:ins>
      <w:ins w:id="49" w:author="憨人" w:date="2026-03-31T11:29:10Z">
        <w:r>
          <w:rPr>
            <w:rFonts w:hint="eastAsia"/>
            <w:highlight w:val="yellow"/>
            <w:lang w:val="en-US" w:eastAsia="zh-CN"/>
          </w:rPr>
          <w:t>功能模块</w:t>
        </w:r>
      </w:ins>
      <w:ins w:id="50" w:author="憨人" w:date="2026-03-31T11:33:31Z">
        <w:r>
          <w:rPr>
            <w:rFonts w:hint="eastAsia"/>
            <w:highlight w:val="yellow"/>
            <w:lang w:val="en-US" w:eastAsia="zh-CN"/>
          </w:rPr>
          <w:t>与</w:t>
        </w:r>
      </w:ins>
      <w:ins w:id="51" w:author="憨人" w:date="2026-03-31T11:33:34Z">
        <w:r>
          <w:rPr>
            <w:rFonts w:hint="eastAsia"/>
            <w:highlight w:val="yellow"/>
            <w:lang w:val="en-US" w:eastAsia="zh-CN"/>
          </w:rPr>
          <w:t>指标</w:t>
        </w:r>
      </w:ins>
      <w:ins w:id="52" w:author="憨人" w:date="2026-03-31T11:29:10Z">
        <w:r>
          <w:rPr>
            <w:rFonts w:hint="eastAsia"/>
            <w:highlight w:val="yellow"/>
            <w:lang w:val="en-US" w:eastAsia="zh-CN"/>
          </w:rPr>
          <w:t>需满足甲方最终客户的需求。</w:t>
        </w:r>
      </w:ins>
    </w:p>
    <w:bookmarkEnd w:id="40"/>
    <w:p w14:paraId="7EA7617A">
      <w:pPr>
        <w:pStyle w:val="5"/>
      </w:pPr>
      <w:bookmarkStart w:id="41" w:name="Xa8deee63a84a16a15841d3f4b9575aae386f6fb"/>
      <w:r>
        <w:t xml:space="preserve">2.3.2 地面分析软件 </w:t>
      </w:r>
    </w:p>
    <w:p w14:paraId="6390604C">
      <w:pPr>
        <w:pStyle w:val="4"/>
        <w:ind w:firstLine="480"/>
      </w:pPr>
      <w:r>
        <w:t>地面分析软件是系统的"智慧大脑"，部署于运维中心服务器集群，面向数据分析员、复核专家与管理人员，提供从数据接入到治理输出的端到端能力。其功能模块包括：</w:t>
      </w:r>
    </w:p>
    <w:p w14:paraId="523A684D">
      <w:pPr>
        <w:pStyle w:val="4"/>
        <w:ind w:firstLine="480"/>
      </w:pPr>
      <w:r>
        <w:t>数据管理：支持批量导入车载采集的原始数据包，按时间、线路、设备等多维度组合查询，可直接定位物理文件路径，便于数据治理与归档。</w:t>
      </w:r>
    </w:p>
    <w:p w14:paraId="2F6E7AFC">
      <w:pPr>
        <w:pStyle w:val="4"/>
        <w:ind w:firstLine="480"/>
      </w:pPr>
      <w:r>
        <w:t>深度分析调度：集成高性能AI分析引擎，支持对海量数据（单任务≥10万张图像）进行批量二次校验与补充识别，通过作业队列与算法网关协调GPU资源，提升分析效率。</w:t>
      </w:r>
    </w:p>
    <w:p w14:paraId="487C6331">
      <w:pPr>
        <w:pStyle w:val="4"/>
        <w:ind w:firstLine="480"/>
      </w:pPr>
      <w:r>
        <w:t>人工复核工作台：提供双屏对比、局部放大、图像旋转、截图标注等专业工具；对低置信度缺陷建立"疑似缺陷"工作流，支持专家进行"确认/驳回/待观察"三态裁决，复核结论实时同步至数据库。</w:t>
      </w:r>
    </w:p>
    <w:p w14:paraId="4BFC951A">
      <w:pPr>
        <w:pStyle w:val="4"/>
        <w:ind w:firstLine="480"/>
      </w:pPr>
      <w:r>
        <w:t>多维度统计报表：自动生成按线路、时间、缺陷类型等维度的统计图表（柱状图、饼图、热力图），支持自定义报表模板，可导出标准化Excel/PDF文档（含缺陷图片证据链），满足运维汇报与存档需求。</w:t>
      </w:r>
    </w:p>
    <w:p w14:paraId="79E59801">
      <w:pPr>
        <w:pStyle w:val="4"/>
        <w:ind w:firstLine="480"/>
        <w:rPr>
          <w:ins w:id="53" w:author="憨人" w:date="2026-03-31T11:27:04Z"/>
        </w:rPr>
      </w:pPr>
      <w:r>
        <w:t>闭环管理：缺陷从发现、复核、维修到验收的全生命周期状态跟踪，支持与PMS/EAM等第三方系统对接，推动运维决策数据化。</w:t>
      </w:r>
    </w:p>
    <w:p w14:paraId="7ECCBAEA">
      <w:pPr>
        <w:pStyle w:val="4"/>
        <w:ind w:firstLine="480"/>
        <w:rPr>
          <w:rFonts w:hint="default" w:eastAsia="宋体"/>
          <w:lang w:val="en-US" w:eastAsia="zh-CN"/>
        </w:rPr>
      </w:pPr>
      <w:ins w:id="54" w:author="憨人" w:date="2026-03-31T11:33:47Z">
        <w:r>
          <w:rPr>
            <w:rFonts w:hint="eastAsia"/>
            <w:highlight w:val="yellow"/>
            <w:lang w:val="en-US" w:eastAsia="zh-CN"/>
          </w:rPr>
          <w:t>各项功能模块与指标</w:t>
        </w:r>
      </w:ins>
      <w:ins w:id="55" w:author="憨人" w:date="2026-03-31T11:28:36Z">
        <w:r>
          <w:rPr>
            <w:rFonts w:hint="eastAsia"/>
            <w:highlight w:val="yellow"/>
            <w:lang w:val="en-US" w:eastAsia="zh-CN"/>
          </w:rPr>
          <w:t>需满足甲方最终客户的需求。</w:t>
        </w:r>
      </w:ins>
    </w:p>
    <w:bookmarkEnd w:id="41"/>
    <w:p w14:paraId="3325AABA">
      <w:pPr>
        <w:pStyle w:val="5"/>
      </w:pPr>
      <w:bookmarkStart w:id="42" w:name="X53a5e6be8b136383e2eafaee323fb8d3ee65ad0"/>
      <w:r>
        <w:t>2.3.3 后端服务体系 —— 统一支撑与能力开放</w:t>
      </w:r>
    </w:p>
    <w:p w14:paraId="2D665A8B">
      <w:pPr>
        <w:pStyle w:val="4"/>
        <w:ind w:firstLine="480"/>
      </w:pPr>
      <w:r>
        <w:t>后端服务采用微服务架构（Spring Boot 3 + Java 21），为两端软件提供统一的数据持久化、业务逻辑与开放接口：</w:t>
      </w:r>
    </w:p>
    <w:p w14:paraId="2BE6A45E">
      <w:pPr>
        <w:pStyle w:val="4"/>
        <w:ind w:firstLine="480"/>
      </w:pPr>
      <w:r>
        <w:t>任务管理服务：管理检测任务元数据（任务名称、线路、行别、起止站等），处理任务创建、进度查询、状态变更等请求；支持从车载端index文件批量导入任务信息，自动校验路径与文件完整性。</w:t>
      </w:r>
    </w:p>
    <w:p w14:paraId="789170B5">
      <w:pPr>
        <w:pStyle w:val="4"/>
        <w:ind w:firstLine="480"/>
      </w:pPr>
      <w:r>
        <w:t>原始数据服务：存储原始数据详细字段（站/区间、公里标、杆号、检测时间、车速、接触线几何参数、图片路径等），提供增删查改及路径解析接口，支持前端"打开文件地址"功能。</w:t>
      </w:r>
    </w:p>
    <w:p w14:paraId="26C8D8E9">
      <w:pPr>
        <w:pStyle w:val="4"/>
        <w:ind w:firstLine="480"/>
      </w:pPr>
      <w:r>
        <w:t>缺陷管理服务：记录缺陷全量信息（缺陷编码、线路、支柱号、公里标、帧号、坐标精度等），按规范生成info.xml文件存放于三级目录；支持缺陷状态流转与历史追溯。</w:t>
      </w:r>
    </w:p>
    <w:p w14:paraId="7A47A199">
      <w:pPr>
        <w:pStyle w:val="4"/>
        <w:ind w:firstLine="480"/>
      </w:pPr>
      <w:r>
        <w:t>分析调度服务：接收分析任务请求，通过消息队列（Redis）协调AI算法服务（FastAPI）进行异步处理；算法返回结果后自动更新原始数据与缺陷库。</w:t>
      </w:r>
    </w:p>
    <w:p w14:paraId="6D1C8AE3">
      <w:pPr>
        <w:pStyle w:val="4"/>
        <w:ind w:firstLine="480"/>
        <w:rPr>
          <w:ins w:id="56" w:author="憨人" w:date="2026-03-31T11:30:28Z"/>
        </w:rPr>
      </w:pPr>
      <w:r>
        <w:t>安全与审计：基于Sa-Token实现RBAC权限模型，记录用户操作日志；提供数据加密传输与存储，满足等保合规要求。</w:t>
      </w:r>
    </w:p>
    <w:p w14:paraId="471A5876">
      <w:pPr>
        <w:pStyle w:val="4"/>
        <w:ind w:firstLine="480"/>
        <w:rPr>
          <w:ins w:id="57" w:author="憨人" w:date="2026-03-31T11:30:28Z"/>
          <w:rFonts w:hint="default" w:eastAsia="宋体"/>
          <w:lang w:val="en-US" w:eastAsia="zh-CN"/>
        </w:rPr>
      </w:pPr>
      <w:ins w:id="58" w:author="憨人" w:date="2026-03-31T11:33:53Z">
        <w:r>
          <w:rPr>
            <w:rFonts w:hint="eastAsia"/>
            <w:highlight w:val="yellow"/>
            <w:lang w:val="en-US" w:eastAsia="zh-CN"/>
          </w:rPr>
          <w:t>各项</w:t>
        </w:r>
      </w:ins>
      <w:ins w:id="59" w:author="憨人" w:date="2026-03-31T11:33:57Z">
        <w:r>
          <w:rPr>
            <w:rFonts w:hint="eastAsia"/>
            <w:highlight w:val="yellow"/>
            <w:lang w:val="en-US" w:eastAsia="zh-CN"/>
          </w:rPr>
          <w:t>后端</w:t>
        </w:r>
      </w:ins>
      <w:ins w:id="60" w:author="憨人" w:date="2026-03-31T11:33:58Z">
        <w:r>
          <w:rPr>
            <w:rFonts w:hint="eastAsia"/>
            <w:highlight w:val="yellow"/>
            <w:lang w:val="en-US" w:eastAsia="zh-CN"/>
          </w:rPr>
          <w:t>服务</w:t>
        </w:r>
      </w:ins>
      <w:ins w:id="61" w:author="憨人" w:date="2026-03-31T11:33:53Z">
        <w:r>
          <w:rPr>
            <w:rFonts w:hint="eastAsia"/>
            <w:highlight w:val="yellow"/>
            <w:lang w:val="en-US" w:eastAsia="zh-CN"/>
          </w:rPr>
          <w:t>与指标</w:t>
        </w:r>
      </w:ins>
      <w:ins w:id="62" w:author="憨人" w:date="2026-03-31T11:30:28Z">
        <w:r>
          <w:rPr>
            <w:rFonts w:hint="eastAsia"/>
            <w:highlight w:val="yellow"/>
            <w:lang w:val="en-US" w:eastAsia="zh-CN"/>
          </w:rPr>
          <w:t>需满足甲方最终客户的需求。</w:t>
        </w:r>
      </w:ins>
    </w:p>
    <w:p w14:paraId="2F78008A">
      <w:pPr>
        <w:pStyle w:val="4"/>
        <w:ind w:firstLine="480"/>
      </w:pPr>
    </w:p>
    <w:bookmarkEnd w:id="39"/>
    <w:bookmarkEnd w:id="42"/>
    <w:p w14:paraId="582421F7">
      <w:pPr>
        <w:pStyle w:val="3"/>
      </w:pPr>
      <w:bookmarkStart w:id="43" w:name="_Toc223512773"/>
      <w:bookmarkStart w:id="44" w:name="_Toc223475256"/>
      <w:bookmarkStart w:id="45" w:name="_Toc1410624950"/>
      <w:bookmarkStart w:id="46" w:name="X146a1f79baac3480b7b5a67fe2ec030db1697fc"/>
      <w:r>
        <w:t>2.4 双端协同逻辑</w:t>
      </w:r>
      <w:bookmarkEnd w:id="43"/>
      <w:bookmarkEnd w:id="44"/>
      <w:bookmarkEnd w:id="45"/>
    </w:p>
    <w:p w14:paraId="58A9B1C4">
      <w:pPr>
        <w:pStyle w:val="4"/>
        <w:ind w:firstLine="480"/>
      </w:pPr>
      <w:r>
        <w:t>车载端与地面端通过"数据驱动+状态同步"机制实现协同：</w:t>
      </w:r>
    </w:p>
    <w:p w14:paraId="6A0CA7B3">
      <w:pPr>
        <w:pStyle w:val="4"/>
        <w:ind w:firstLine="480"/>
      </w:pPr>
      <w:r>
        <w:t>离线采集，在线汇聚：车载端在无网环境下独立完成采集与初步分析，生成结构化数据包；返回运维中心后，通过移动硬盘或网络批量导入地面系统。</w:t>
      </w:r>
    </w:p>
    <w:p w14:paraId="1033ECD3">
      <w:pPr>
        <w:pStyle w:val="4"/>
        <w:ind w:firstLine="480"/>
      </w:pPr>
      <w:r>
        <w:t>轻量初判，深度复核：车载AI快速筛查关键缺陷，地面AI与人工对初判结果进行二次校验与补充识别，形成缺陷最终结论。</w:t>
      </w:r>
    </w:p>
    <w:p w14:paraId="3DF4845D">
      <w:pPr>
        <w:pStyle w:val="4"/>
        <w:ind w:firstLine="480"/>
        <w:rPr>
          <w:ins w:id="63" w:author="憨人" w:date="2026-03-31T11:30:56Z"/>
        </w:rPr>
      </w:pPr>
      <w:r>
        <w:t>任务状态一致：两端共享同一套任务/缺陷数据模型，地面系统对缺陷的复核、关闭等操作，可通过数据同步机制（如导入时更新）反映在车载端历史记录中。</w:t>
      </w:r>
    </w:p>
    <w:p w14:paraId="007BCB57">
      <w:pPr>
        <w:pStyle w:val="4"/>
        <w:ind w:firstLine="480"/>
      </w:pPr>
      <w:ins w:id="64" w:author="憨人" w:date="2026-03-31T11:31:06Z">
        <w:r>
          <w:rPr>
            <w:rFonts w:hint="eastAsia"/>
            <w:highlight w:val="yellow"/>
            <w:lang w:val="en-US" w:eastAsia="zh-CN"/>
          </w:rPr>
          <w:t>系统机制</w:t>
        </w:r>
      </w:ins>
      <w:ins w:id="65" w:author="憨人" w:date="2026-03-31T11:30:57Z">
        <w:r>
          <w:rPr>
            <w:rFonts w:hint="eastAsia"/>
            <w:highlight w:val="yellow"/>
            <w:lang w:val="en-US" w:eastAsia="zh-CN"/>
          </w:rPr>
          <w:t>需满足甲方最终客户的需求。</w:t>
        </w:r>
      </w:ins>
    </w:p>
    <w:bookmarkEnd w:id="46"/>
    <w:p w14:paraId="644ED2C0">
      <w:pPr>
        <w:pStyle w:val="3"/>
      </w:pPr>
      <w:bookmarkStart w:id="47" w:name="_Toc223475257"/>
      <w:bookmarkStart w:id="48" w:name="_Toc223512774"/>
      <w:bookmarkStart w:id="49" w:name="_Toc154071770"/>
      <w:bookmarkStart w:id="50" w:name="Xd9095de70596841c80216314b11aae662a29e2b"/>
      <w:r>
        <w:t>2.5 系统特性总结</w:t>
      </w:r>
      <w:bookmarkEnd w:id="47"/>
      <w:bookmarkEnd w:id="48"/>
      <w:bookmarkEnd w:id="49"/>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3862"/>
        <w:gridCol w:w="3646"/>
      </w:tblGrid>
      <w:tr w14:paraId="55B16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95" w:type="pct"/>
            <w:tcBorders>
              <w:top w:val="nil"/>
              <w:left w:val="nil"/>
              <w:bottom w:val="nil"/>
              <w:right w:val="nil"/>
              <w:insideV w:val="nil"/>
              <w:tl2br w:val="nil"/>
              <w:tr2bl w:val="nil"/>
            </w:tcBorders>
            <w:vAlign w:val="bottom"/>
          </w:tcPr>
          <w:p w14:paraId="3842CAB8">
            <w:pPr>
              <w:pStyle w:val="37"/>
              <w:ind w:firstLine="0" w:firstLineChars="0"/>
              <w:rPr>
                <w:kern w:val="2"/>
                <w:sz w:val="21"/>
                <w:szCs w:val="24"/>
              </w:rPr>
            </w:pPr>
            <w:r>
              <w:rPr>
                <w:rFonts w:hint="eastAsia"/>
                <w:kern w:val="2"/>
                <w:sz w:val="21"/>
                <w:szCs w:val="24"/>
              </w:rPr>
              <w:t>特性</w:t>
            </w:r>
          </w:p>
        </w:tc>
        <w:tc>
          <w:tcPr>
            <w:tcW w:w="2265" w:type="pct"/>
            <w:tcBorders>
              <w:top w:val="nil"/>
              <w:bottom w:val="nil"/>
              <w:right w:val="nil"/>
              <w:insideV w:val="nil"/>
              <w:tl2br w:val="nil"/>
              <w:tr2bl w:val="nil"/>
            </w:tcBorders>
            <w:vAlign w:val="bottom"/>
          </w:tcPr>
          <w:p w14:paraId="0FAA7F1C">
            <w:pPr>
              <w:pStyle w:val="37"/>
              <w:ind w:firstLine="0" w:firstLineChars="0"/>
              <w:rPr>
                <w:kern w:val="2"/>
                <w:sz w:val="21"/>
                <w:szCs w:val="24"/>
              </w:rPr>
            </w:pPr>
            <w:r>
              <w:rPr>
                <w:rFonts w:hint="eastAsia"/>
                <w:kern w:val="2"/>
                <w:sz w:val="21"/>
                <w:szCs w:val="24"/>
              </w:rPr>
              <w:t>实现方式</w:t>
            </w:r>
          </w:p>
        </w:tc>
        <w:tc>
          <w:tcPr>
            <w:tcW w:w="2138" w:type="pct"/>
            <w:tcBorders>
              <w:top w:val="nil"/>
              <w:bottom w:val="nil"/>
              <w:right w:val="nil"/>
              <w:insideV w:val="nil"/>
              <w:tl2br w:val="nil"/>
              <w:tr2bl w:val="nil"/>
            </w:tcBorders>
            <w:vAlign w:val="bottom"/>
          </w:tcPr>
          <w:p w14:paraId="65F4CC0F">
            <w:pPr>
              <w:pStyle w:val="37"/>
              <w:ind w:firstLine="0" w:firstLineChars="0"/>
              <w:rPr>
                <w:kern w:val="2"/>
                <w:sz w:val="21"/>
                <w:szCs w:val="24"/>
              </w:rPr>
            </w:pPr>
            <w:r>
              <w:rPr>
                <w:rFonts w:hint="eastAsia"/>
                <w:kern w:val="2"/>
                <w:sz w:val="21"/>
                <w:szCs w:val="24"/>
              </w:rPr>
              <w:t>用户价值</w:t>
            </w:r>
          </w:p>
        </w:tc>
      </w:tr>
      <w:tr w14:paraId="3FD8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50322741">
            <w:pPr>
              <w:pStyle w:val="37"/>
              <w:ind w:firstLine="0" w:firstLineChars="0"/>
              <w:rPr>
                <w:kern w:val="2"/>
                <w:sz w:val="21"/>
                <w:szCs w:val="24"/>
              </w:rPr>
            </w:pPr>
            <w:r>
              <w:rPr>
                <w:rFonts w:hint="eastAsia"/>
                <w:kern w:val="2"/>
                <w:sz w:val="21"/>
                <w:szCs w:val="24"/>
              </w:rPr>
              <w:t>模块化可扩展</w:t>
            </w:r>
          </w:p>
        </w:tc>
        <w:tc>
          <w:tcPr>
            <w:tcW w:w="2265" w:type="pct"/>
          </w:tcPr>
          <w:p w14:paraId="7D103724">
            <w:pPr>
              <w:pStyle w:val="37"/>
              <w:ind w:firstLine="0" w:firstLineChars="0"/>
              <w:rPr>
                <w:kern w:val="2"/>
                <w:sz w:val="21"/>
                <w:szCs w:val="24"/>
              </w:rPr>
            </w:pPr>
            <w:r>
              <w:rPr>
                <w:rFonts w:hint="eastAsia"/>
                <w:kern w:val="2"/>
                <w:sz w:val="21"/>
                <w:szCs w:val="24"/>
              </w:rPr>
              <w:t>三款软件功能解耦，后端微服务独立部署</w:t>
            </w:r>
          </w:p>
        </w:tc>
        <w:tc>
          <w:tcPr>
            <w:tcW w:w="2138" w:type="pct"/>
          </w:tcPr>
          <w:p w14:paraId="71133242">
            <w:pPr>
              <w:pStyle w:val="37"/>
              <w:ind w:firstLine="0" w:firstLineChars="0"/>
              <w:rPr>
                <w:kern w:val="2"/>
                <w:sz w:val="21"/>
                <w:szCs w:val="24"/>
              </w:rPr>
            </w:pPr>
            <w:r>
              <w:rPr>
                <w:rFonts w:hint="eastAsia"/>
                <w:kern w:val="2"/>
                <w:sz w:val="21"/>
                <w:szCs w:val="24"/>
              </w:rPr>
              <w:t>新增功能不影响既有模块，降低维护成本</w:t>
            </w:r>
          </w:p>
        </w:tc>
      </w:tr>
      <w:tr w14:paraId="24F5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670AFD37">
            <w:pPr>
              <w:pStyle w:val="37"/>
              <w:ind w:firstLine="0" w:firstLineChars="0"/>
              <w:rPr>
                <w:kern w:val="2"/>
                <w:sz w:val="21"/>
                <w:szCs w:val="24"/>
              </w:rPr>
            </w:pPr>
            <w:r>
              <w:rPr>
                <w:rFonts w:hint="eastAsia"/>
                <w:kern w:val="2"/>
                <w:sz w:val="21"/>
                <w:szCs w:val="24"/>
              </w:rPr>
              <w:t>数据一致性</w:t>
            </w:r>
          </w:p>
        </w:tc>
        <w:tc>
          <w:tcPr>
            <w:tcW w:w="2265" w:type="pct"/>
          </w:tcPr>
          <w:p w14:paraId="05C6776D">
            <w:pPr>
              <w:pStyle w:val="37"/>
              <w:ind w:firstLine="0" w:firstLineChars="0"/>
              <w:rPr>
                <w:kern w:val="2"/>
                <w:sz w:val="21"/>
                <w:szCs w:val="24"/>
              </w:rPr>
            </w:pPr>
            <w:r>
              <w:rPr>
                <w:rFonts w:hint="eastAsia"/>
                <w:kern w:val="2"/>
                <w:sz w:val="21"/>
                <w:szCs w:val="24"/>
              </w:rPr>
              <w:t>统一数据模型 + info.xml规范 + 三级目录存储</w:t>
            </w:r>
          </w:p>
        </w:tc>
        <w:tc>
          <w:tcPr>
            <w:tcW w:w="2138" w:type="pct"/>
          </w:tcPr>
          <w:p w14:paraId="1182A330">
            <w:pPr>
              <w:pStyle w:val="37"/>
              <w:ind w:firstLine="0" w:firstLineChars="0"/>
              <w:rPr>
                <w:kern w:val="2"/>
                <w:sz w:val="21"/>
                <w:szCs w:val="24"/>
              </w:rPr>
            </w:pPr>
            <w:r>
              <w:rPr>
                <w:rFonts w:hint="eastAsia"/>
                <w:kern w:val="2"/>
                <w:sz w:val="21"/>
                <w:szCs w:val="24"/>
              </w:rPr>
              <w:t>确保采集、分析、复核全流程数据可追溯</w:t>
            </w:r>
          </w:p>
        </w:tc>
      </w:tr>
      <w:tr w14:paraId="6D2C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5514B629">
            <w:pPr>
              <w:pStyle w:val="37"/>
              <w:ind w:firstLine="0" w:firstLineChars="0"/>
              <w:rPr>
                <w:kern w:val="2"/>
                <w:sz w:val="21"/>
                <w:szCs w:val="24"/>
              </w:rPr>
            </w:pPr>
            <w:r>
              <w:rPr>
                <w:rFonts w:hint="eastAsia"/>
                <w:kern w:val="2"/>
                <w:sz w:val="21"/>
                <w:szCs w:val="24"/>
              </w:rPr>
              <w:t>性能分层</w:t>
            </w:r>
          </w:p>
        </w:tc>
        <w:tc>
          <w:tcPr>
            <w:tcW w:w="2265" w:type="pct"/>
          </w:tcPr>
          <w:p w14:paraId="6D3C9A06">
            <w:pPr>
              <w:pStyle w:val="37"/>
              <w:ind w:firstLine="0" w:firstLineChars="0"/>
              <w:rPr>
                <w:kern w:val="2"/>
                <w:sz w:val="21"/>
                <w:szCs w:val="24"/>
              </w:rPr>
            </w:pPr>
            <w:r>
              <w:rPr>
                <w:rFonts w:hint="eastAsia"/>
                <w:kern w:val="2"/>
                <w:sz w:val="21"/>
                <w:szCs w:val="24"/>
              </w:rPr>
              <w:t>车载轻量化（实时）+ 地面批量处理（深度）</w:t>
            </w:r>
          </w:p>
        </w:tc>
        <w:tc>
          <w:tcPr>
            <w:tcW w:w="2138" w:type="pct"/>
          </w:tcPr>
          <w:p w14:paraId="12875F23">
            <w:pPr>
              <w:pStyle w:val="37"/>
              <w:ind w:firstLine="0" w:firstLineChars="0"/>
              <w:rPr>
                <w:kern w:val="2"/>
                <w:sz w:val="21"/>
                <w:szCs w:val="24"/>
              </w:rPr>
            </w:pPr>
            <w:r>
              <w:rPr>
                <w:rFonts w:hint="eastAsia"/>
                <w:kern w:val="2"/>
                <w:sz w:val="21"/>
                <w:szCs w:val="24"/>
              </w:rPr>
              <w:t>兼顾现场效率与数据挖掘深度</w:t>
            </w:r>
          </w:p>
        </w:tc>
      </w:tr>
      <w:tr w14:paraId="791F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039F3A48">
            <w:pPr>
              <w:pStyle w:val="37"/>
              <w:ind w:firstLine="0" w:firstLineChars="0"/>
              <w:rPr>
                <w:kern w:val="2"/>
                <w:sz w:val="21"/>
                <w:szCs w:val="24"/>
              </w:rPr>
            </w:pPr>
            <w:r>
              <w:rPr>
                <w:rFonts w:hint="eastAsia"/>
                <w:kern w:val="2"/>
                <w:sz w:val="21"/>
                <w:szCs w:val="24"/>
              </w:rPr>
              <w:t>安全合规</w:t>
            </w:r>
          </w:p>
        </w:tc>
        <w:tc>
          <w:tcPr>
            <w:tcW w:w="2265" w:type="pct"/>
          </w:tcPr>
          <w:p w14:paraId="7EE9217B">
            <w:pPr>
              <w:pStyle w:val="37"/>
              <w:ind w:firstLine="0" w:firstLineChars="0"/>
              <w:rPr>
                <w:kern w:val="2"/>
                <w:sz w:val="21"/>
                <w:szCs w:val="24"/>
              </w:rPr>
            </w:pPr>
            <w:r>
              <w:rPr>
                <w:rFonts w:hint="eastAsia"/>
                <w:kern w:val="2"/>
                <w:sz w:val="21"/>
                <w:szCs w:val="24"/>
              </w:rPr>
              <w:t>加密存储、权限分级、操作审计</w:t>
            </w:r>
          </w:p>
        </w:tc>
        <w:tc>
          <w:tcPr>
            <w:tcW w:w="2138" w:type="pct"/>
          </w:tcPr>
          <w:p w14:paraId="7191334D">
            <w:pPr>
              <w:pStyle w:val="37"/>
              <w:ind w:firstLine="0" w:firstLineChars="0"/>
              <w:rPr>
                <w:kern w:val="2"/>
                <w:sz w:val="21"/>
                <w:szCs w:val="24"/>
              </w:rPr>
            </w:pPr>
            <w:r>
              <w:rPr>
                <w:rFonts w:hint="eastAsia"/>
                <w:kern w:val="2"/>
                <w:sz w:val="21"/>
                <w:szCs w:val="24"/>
              </w:rPr>
              <w:t>满足轨道交通行业信息安全要求</w:t>
            </w:r>
          </w:p>
        </w:tc>
      </w:tr>
    </w:tbl>
    <w:p w14:paraId="6968C2C1">
      <w:pPr>
        <w:pStyle w:val="4"/>
        <w:ind w:firstLine="480"/>
      </w:pPr>
      <w:r>
        <w:t>通过上述软件组成设计，系统实现了从现场数据采集到运维决策的全链条数字化、智能化闭环，为接触网状态修提供坚实的技术支撑。</w:t>
      </w:r>
    </w:p>
    <w:bookmarkEnd w:id="27"/>
    <w:bookmarkEnd w:id="50"/>
    <w:p w14:paraId="0EAD59A0">
      <w:pPr>
        <w:pStyle w:val="2"/>
        <w:rPr>
          <w:rFonts w:hint="eastAsia"/>
        </w:rPr>
      </w:pPr>
      <w:bookmarkStart w:id="51" w:name="_Toc848961877"/>
      <w:bookmarkStart w:id="52" w:name="X610d6db597d4e28cb3b97ea0a57e1095ed4578f"/>
      <w:r>
        <w:rPr>
          <w:rFonts w:hint="eastAsia"/>
          <w:lang w:val="en-US" w:eastAsia="zh-CN"/>
        </w:rPr>
        <w:t>3</w:t>
      </w:r>
      <w:r>
        <w:t>. 车载分析软件功能说明</w:t>
      </w:r>
      <w:bookmarkEnd w:id="51"/>
    </w:p>
    <w:p w14:paraId="11698691">
      <w:pPr>
        <w:pStyle w:val="4"/>
        <w:ind w:firstLine="480"/>
        <w:rPr>
          <w:ins w:id="66" w:author="憨人" w:date="2026-03-31T11:31:25Z"/>
          <w:rFonts w:hint="default" w:eastAsia="宋体"/>
          <w:lang w:val="en-US" w:eastAsia="zh-CN"/>
        </w:rPr>
      </w:pPr>
      <w:r>
        <w:t>车载分析软件是部署于检测工程车内的实时分析与监控平台，设计核心在于轻量化与强稳定性，旨在移动工作环境下为操作人员提供现场分析能力。</w:t>
      </w:r>
      <w:ins w:id="67" w:author="憨人" w:date="2026-03-31T11:32:21Z">
        <w:r>
          <w:rPr>
            <w:rFonts w:hint="eastAsia"/>
            <w:highlight w:val="yellow"/>
            <w:lang w:val="en-US" w:eastAsia="zh-CN"/>
          </w:rPr>
          <w:t>各项功能与指标</w:t>
        </w:r>
      </w:ins>
      <w:ins w:id="68" w:author="憨人" w:date="2026-03-31T11:31:25Z">
        <w:r>
          <w:rPr>
            <w:rFonts w:hint="eastAsia"/>
            <w:highlight w:val="yellow"/>
            <w:lang w:val="en-US" w:eastAsia="zh-CN"/>
          </w:rPr>
          <w:t>需满足甲方最终客户的需求。</w:t>
        </w:r>
      </w:ins>
    </w:p>
    <w:p w14:paraId="5EF6DF59">
      <w:pPr>
        <w:pStyle w:val="4"/>
        <w:ind w:firstLine="480"/>
      </w:pPr>
    </w:p>
    <w:p w14:paraId="2732D08A">
      <w:pPr>
        <w:pStyle w:val="3"/>
      </w:pPr>
      <w:bookmarkStart w:id="53" w:name="_Toc223512785"/>
      <w:bookmarkStart w:id="54" w:name="_Toc223475268"/>
      <w:bookmarkStart w:id="55" w:name="_Toc620916071"/>
      <w:bookmarkStart w:id="56" w:name="X7905141f62826cbd4234a8519cfdfce71e4e122"/>
      <w:r>
        <w:rPr>
          <w:rFonts w:hint="eastAsia"/>
          <w:lang w:val="en-US" w:eastAsia="zh-CN"/>
        </w:rPr>
        <w:t>3</w:t>
      </w:r>
      <w:r>
        <w:t>.1 首页与任务总览</w:t>
      </w:r>
      <w:bookmarkEnd w:id="53"/>
      <w:bookmarkEnd w:id="54"/>
      <w:bookmarkEnd w:id="55"/>
    </w:p>
    <w:p w14:paraId="4FEF071D">
      <w:pPr>
        <w:pStyle w:val="4"/>
        <w:ind w:firstLine="480"/>
      </w:pPr>
      <w:r>
        <w:t>首页作为现场核心工作台，以卡片式布局展示关键指标：</w:t>
      </w:r>
    </w:p>
    <w:p w14:paraId="436925D4">
      <w:pPr>
        <w:pStyle w:val="5"/>
      </w:pPr>
      <w:bookmarkStart w:id="57" w:name="X589c297f64c67628ee396bbade9a1d71e4f48ff"/>
      <w:r>
        <w:rPr>
          <w:rFonts w:hint="eastAsia"/>
          <w:lang w:val="en-US" w:eastAsia="zh-CN"/>
        </w:rPr>
        <w:t>3</w:t>
      </w:r>
      <w:r>
        <w:t>.1.1 任务看板</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526"/>
        <w:gridCol w:w="2173"/>
      </w:tblGrid>
      <w:tr w14:paraId="08F1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insideV w:val="nil"/>
              <w:tl2br w:val="nil"/>
              <w:tr2bl w:val="nil"/>
            </w:tcBorders>
            <w:vAlign w:val="bottom"/>
          </w:tcPr>
          <w:p w14:paraId="430EDF6A">
            <w:pPr>
              <w:pStyle w:val="37"/>
              <w:ind w:firstLine="0" w:firstLineChars="0"/>
              <w:rPr>
                <w:kern w:val="2"/>
                <w:sz w:val="21"/>
                <w:szCs w:val="24"/>
              </w:rPr>
            </w:pPr>
            <w:r>
              <w:rPr>
                <w:rFonts w:hint="eastAsia"/>
                <w:kern w:val="2"/>
                <w:sz w:val="21"/>
                <w:szCs w:val="24"/>
              </w:rPr>
              <w:t>指标类型</w:t>
            </w:r>
          </w:p>
        </w:tc>
        <w:tc>
          <w:tcPr>
            <w:tcW w:w="0" w:type="auto"/>
            <w:tcBorders>
              <w:top w:val="nil"/>
              <w:bottom w:val="nil"/>
              <w:right w:val="nil"/>
              <w:insideV w:val="nil"/>
              <w:tl2br w:val="nil"/>
              <w:tr2bl w:val="nil"/>
            </w:tcBorders>
            <w:vAlign w:val="bottom"/>
          </w:tcPr>
          <w:p w14:paraId="5850D316">
            <w:pPr>
              <w:pStyle w:val="37"/>
              <w:ind w:firstLine="0" w:firstLineChars="0"/>
              <w:rPr>
                <w:kern w:val="2"/>
                <w:sz w:val="21"/>
                <w:szCs w:val="24"/>
              </w:rPr>
            </w:pPr>
            <w:r>
              <w:rPr>
                <w:rFonts w:hint="eastAsia"/>
                <w:kern w:val="2"/>
                <w:sz w:val="21"/>
                <w:szCs w:val="24"/>
              </w:rPr>
              <w:t>展示内容</w:t>
            </w:r>
          </w:p>
        </w:tc>
        <w:tc>
          <w:tcPr>
            <w:tcW w:w="0" w:type="auto"/>
            <w:tcBorders>
              <w:top w:val="nil"/>
              <w:bottom w:val="nil"/>
              <w:right w:val="nil"/>
              <w:insideV w:val="nil"/>
              <w:tl2br w:val="nil"/>
              <w:tr2bl w:val="nil"/>
            </w:tcBorders>
            <w:vAlign w:val="bottom"/>
          </w:tcPr>
          <w:p w14:paraId="01854537">
            <w:pPr>
              <w:pStyle w:val="37"/>
              <w:ind w:firstLine="0" w:firstLineChars="0"/>
              <w:rPr>
                <w:kern w:val="2"/>
                <w:sz w:val="21"/>
                <w:szCs w:val="24"/>
              </w:rPr>
            </w:pPr>
            <w:r>
              <w:rPr>
                <w:rFonts w:hint="eastAsia"/>
                <w:kern w:val="2"/>
                <w:sz w:val="21"/>
                <w:szCs w:val="24"/>
              </w:rPr>
              <w:t>示例</w:t>
            </w:r>
          </w:p>
        </w:tc>
      </w:tr>
      <w:tr w14:paraId="7BBB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64F4C76">
            <w:pPr>
              <w:pStyle w:val="37"/>
              <w:ind w:firstLine="0" w:firstLineChars="0"/>
              <w:rPr>
                <w:kern w:val="2"/>
                <w:sz w:val="21"/>
                <w:szCs w:val="24"/>
              </w:rPr>
            </w:pPr>
            <w:r>
              <w:rPr>
                <w:rFonts w:hint="eastAsia"/>
                <w:kern w:val="2"/>
                <w:sz w:val="21"/>
                <w:szCs w:val="24"/>
              </w:rPr>
              <w:t>任务数量</w:t>
            </w:r>
          </w:p>
        </w:tc>
        <w:tc>
          <w:tcPr>
            <w:tcW w:w="0" w:type="auto"/>
          </w:tcPr>
          <w:p w14:paraId="4483BA67">
            <w:pPr>
              <w:pStyle w:val="37"/>
              <w:ind w:firstLine="0" w:firstLineChars="0"/>
              <w:rPr>
                <w:kern w:val="2"/>
                <w:sz w:val="21"/>
                <w:szCs w:val="24"/>
              </w:rPr>
            </w:pPr>
            <w:r>
              <w:rPr>
                <w:rFonts w:hint="eastAsia"/>
                <w:kern w:val="2"/>
                <w:sz w:val="21"/>
                <w:szCs w:val="24"/>
              </w:rPr>
              <w:t>当前检测任务数量与进度</w:t>
            </w:r>
          </w:p>
        </w:tc>
        <w:tc>
          <w:tcPr>
            <w:tcW w:w="0" w:type="auto"/>
          </w:tcPr>
          <w:p w14:paraId="2E95FCA2">
            <w:pPr>
              <w:pStyle w:val="37"/>
              <w:ind w:firstLine="0" w:firstLineChars="0"/>
              <w:rPr>
                <w:kern w:val="2"/>
                <w:sz w:val="21"/>
                <w:szCs w:val="24"/>
              </w:rPr>
            </w:pPr>
            <w:r>
              <w:rPr>
                <w:rFonts w:hint="eastAsia"/>
                <w:kern w:val="2"/>
                <w:sz w:val="21"/>
                <w:szCs w:val="24"/>
              </w:rPr>
              <w:t>"今日检测任务 5 个"</w:t>
            </w:r>
          </w:p>
        </w:tc>
      </w:tr>
      <w:tr w14:paraId="5B57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A5BA28">
            <w:pPr>
              <w:pStyle w:val="37"/>
              <w:ind w:firstLine="0" w:firstLineChars="0"/>
              <w:rPr>
                <w:kern w:val="2"/>
                <w:sz w:val="21"/>
                <w:szCs w:val="24"/>
              </w:rPr>
            </w:pPr>
            <w:r>
              <w:rPr>
                <w:rFonts w:hint="eastAsia"/>
                <w:kern w:val="2"/>
                <w:sz w:val="21"/>
                <w:szCs w:val="24"/>
              </w:rPr>
              <w:t>图像统计</w:t>
            </w:r>
          </w:p>
        </w:tc>
        <w:tc>
          <w:tcPr>
            <w:tcW w:w="0" w:type="auto"/>
          </w:tcPr>
          <w:p w14:paraId="3E454353">
            <w:pPr>
              <w:pStyle w:val="37"/>
              <w:ind w:firstLine="0" w:firstLineChars="0"/>
              <w:rPr>
                <w:kern w:val="2"/>
                <w:sz w:val="21"/>
                <w:szCs w:val="24"/>
              </w:rPr>
            </w:pPr>
            <w:r>
              <w:rPr>
                <w:rFonts w:hint="eastAsia"/>
                <w:kern w:val="2"/>
                <w:sz w:val="21"/>
                <w:szCs w:val="24"/>
              </w:rPr>
              <w:t>累计分析图像数</w:t>
            </w:r>
          </w:p>
        </w:tc>
        <w:tc>
          <w:tcPr>
            <w:tcW w:w="0" w:type="auto"/>
          </w:tcPr>
          <w:p w14:paraId="22C6EB36">
            <w:pPr>
              <w:pStyle w:val="37"/>
              <w:ind w:firstLine="0" w:firstLineChars="0"/>
              <w:rPr>
                <w:kern w:val="2"/>
                <w:sz w:val="21"/>
                <w:szCs w:val="24"/>
              </w:rPr>
            </w:pPr>
            <w:r>
              <w:rPr>
                <w:rFonts w:hint="eastAsia"/>
                <w:kern w:val="2"/>
                <w:sz w:val="21"/>
                <w:szCs w:val="24"/>
              </w:rPr>
              <w:t>"已分析 12,580 张"</w:t>
            </w:r>
          </w:p>
        </w:tc>
      </w:tr>
      <w:tr w14:paraId="401E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F54CB9">
            <w:pPr>
              <w:pStyle w:val="37"/>
              <w:ind w:firstLine="0" w:firstLineChars="0"/>
              <w:rPr>
                <w:kern w:val="2"/>
                <w:sz w:val="21"/>
                <w:szCs w:val="24"/>
              </w:rPr>
            </w:pPr>
            <w:r>
              <w:rPr>
                <w:rFonts w:hint="eastAsia"/>
                <w:kern w:val="2"/>
                <w:sz w:val="21"/>
                <w:szCs w:val="24"/>
              </w:rPr>
              <w:t>缺陷统计</w:t>
            </w:r>
          </w:p>
        </w:tc>
        <w:tc>
          <w:tcPr>
            <w:tcW w:w="0" w:type="auto"/>
          </w:tcPr>
          <w:p w14:paraId="42FF793A">
            <w:pPr>
              <w:pStyle w:val="37"/>
              <w:ind w:firstLine="0" w:firstLineChars="0"/>
              <w:rPr>
                <w:kern w:val="2"/>
                <w:sz w:val="21"/>
                <w:szCs w:val="24"/>
              </w:rPr>
            </w:pPr>
            <w:r>
              <w:rPr>
                <w:rFonts w:hint="eastAsia"/>
                <w:kern w:val="2"/>
                <w:sz w:val="21"/>
                <w:szCs w:val="24"/>
              </w:rPr>
              <w:t>发现缺陷总数</w:t>
            </w:r>
          </w:p>
        </w:tc>
        <w:tc>
          <w:tcPr>
            <w:tcW w:w="0" w:type="auto"/>
          </w:tcPr>
          <w:p w14:paraId="13EE7188">
            <w:pPr>
              <w:pStyle w:val="37"/>
              <w:ind w:firstLine="0" w:firstLineChars="0"/>
              <w:rPr>
                <w:kern w:val="2"/>
                <w:sz w:val="21"/>
                <w:szCs w:val="24"/>
              </w:rPr>
            </w:pPr>
            <w:r>
              <w:rPr>
                <w:rFonts w:hint="eastAsia"/>
                <w:kern w:val="2"/>
                <w:sz w:val="21"/>
                <w:szCs w:val="24"/>
              </w:rPr>
              <w:t>"发现缺陷 47 处"</w:t>
            </w:r>
          </w:p>
        </w:tc>
      </w:tr>
      <w:tr w14:paraId="570F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038572D">
            <w:pPr>
              <w:pStyle w:val="37"/>
              <w:ind w:firstLine="0" w:firstLineChars="0"/>
              <w:rPr>
                <w:kern w:val="2"/>
                <w:sz w:val="21"/>
                <w:szCs w:val="24"/>
              </w:rPr>
            </w:pPr>
            <w:r>
              <w:rPr>
                <w:rFonts w:hint="eastAsia"/>
                <w:kern w:val="2"/>
                <w:sz w:val="21"/>
                <w:szCs w:val="24"/>
              </w:rPr>
              <w:t>完成情况</w:t>
            </w:r>
          </w:p>
        </w:tc>
        <w:tc>
          <w:tcPr>
            <w:tcW w:w="0" w:type="auto"/>
          </w:tcPr>
          <w:p w14:paraId="4EC194F9">
            <w:pPr>
              <w:pStyle w:val="37"/>
              <w:ind w:firstLine="0" w:firstLineChars="0"/>
              <w:rPr>
                <w:kern w:val="2"/>
                <w:sz w:val="21"/>
                <w:szCs w:val="24"/>
              </w:rPr>
            </w:pPr>
            <w:r>
              <w:rPr>
                <w:rFonts w:hint="eastAsia"/>
                <w:kern w:val="2"/>
                <w:sz w:val="21"/>
                <w:szCs w:val="24"/>
              </w:rPr>
              <w:t>已完成任务数</w:t>
            </w:r>
          </w:p>
        </w:tc>
        <w:tc>
          <w:tcPr>
            <w:tcW w:w="0" w:type="auto"/>
          </w:tcPr>
          <w:p w14:paraId="7DB069CE">
            <w:pPr>
              <w:pStyle w:val="37"/>
              <w:ind w:firstLine="0" w:firstLineChars="0"/>
              <w:rPr>
                <w:kern w:val="2"/>
                <w:sz w:val="21"/>
                <w:szCs w:val="24"/>
              </w:rPr>
            </w:pPr>
            <w:r>
              <w:rPr>
                <w:rFonts w:hint="eastAsia"/>
                <w:kern w:val="2"/>
                <w:sz w:val="21"/>
                <w:szCs w:val="24"/>
              </w:rPr>
              <w:t>"完成 3/5 个任务"</w:t>
            </w:r>
          </w:p>
        </w:tc>
      </w:tr>
      <w:tr w14:paraId="1A84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042835">
            <w:pPr>
              <w:pStyle w:val="37"/>
              <w:ind w:firstLine="0" w:firstLineChars="0"/>
              <w:rPr>
                <w:kern w:val="2"/>
                <w:sz w:val="21"/>
                <w:szCs w:val="24"/>
              </w:rPr>
            </w:pPr>
            <w:r>
              <w:rPr>
                <w:rFonts w:hint="eastAsia"/>
                <w:kern w:val="2"/>
                <w:sz w:val="21"/>
                <w:szCs w:val="24"/>
              </w:rPr>
              <w:t>性能指标</w:t>
            </w:r>
          </w:p>
        </w:tc>
        <w:tc>
          <w:tcPr>
            <w:tcW w:w="0" w:type="auto"/>
          </w:tcPr>
          <w:p w14:paraId="195DFEEC">
            <w:pPr>
              <w:pStyle w:val="37"/>
              <w:ind w:firstLine="0" w:firstLineChars="0"/>
              <w:rPr>
                <w:kern w:val="2"/>
                <w:sz w:val="21"/>
                <w:szCs w:val="24"/>
              </w:rPr>
            </w:pPr>
            <w:r>
              <w:rPr>
                <w:rFonts w:hint="eastAsia"/>
                <w:kern w:val="2"/>
                <w:sz w:val="21"/>
                <w:szCs w:val="24"/>
              </w:rPr>
              <w:t>AI识别准确率</w:t>
            </w:r>
          </w:p>
        </w:tc>
        <w:tc>
          <w:tcPr>
            <w:tcW w:w="0" w:type="auto"/>
          </w:tcPr>
          <w:p w14:paraId="7A8BF26E">
            <w:pPr>
              <w:pStyle w:val="37"/>
              <w:ind w:firstLine="0" w:firstLineChars="0"/>
              <w:rPr>
                <w:kern w:val="2"/>
                <w:sz w:val="21"/>
                <w:szCs w:val="24"/>
              </w:rPr>
            </w:pPr>
            <w:r>
              <w:rPr>
                <w:rFonts w:hint="eastAsia"/>
                <w:kern w:val="2"/>
                <w:sz w:val="21"/>
                <w:szCs w:val="24"/>
              </w:rPr>
              <w:t>"准确率 92.3%"</w:t>
            </w:r>
          </w:p>
        </w:tc>
      </w:tr>
      <w:tr w14:paraId="51FC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5DD45A">
            <w:pPr>
              <w:pStyle w:val="37"/>
              <w:ind w:firstLine="0" w:firstLineChars="0"/>
              <w:rPr>
                <w:kern w:val="2"/>
                <w:sz w:val="21"/>
                <w:szCs w:val="24"/>
              </w:rPr>
            </w:pPr>
            <w:r>
              <w:rPr>
                <w:rFonts w:hint="eastAsia"/>
                <w:kern w:val="2"/>
                <w:sz w:val="21"/>
                <w:szCs w:val="24"/>
              </w:rPr>
              <w:t>杆号统计</w:t>
            </w:r>
          </w:p>
        </w:tc>
        <w:tc>
          <w:tcPr>
            <w:tcW w:w="0" w:type="auto"/>
          </w:tcPr>
          <w:p w14:paraId="38E65568">
            <w:pPr>
              <w:pStyle w:val="37"/>
              <w:ind w:firstLine="0" w:firstLineChars="0"/>
              <w:rPr>
                <w:kern w:val="2"/>
                <w:sz w:val="21"/>
                <w:szCs w:val="24"/>
              </w:rPr>
            </w:pPr>
            <w:r>
              <w:rPr>
                <w:rFonts w:hint="eastAsia"/>
                <w:kern w:val="2"/>
                <w:sz w:val="21"/>
                <w:szCs w:val="24"/>
              </w:rPr>
              <w:t>分析杆号数</w:t>
            </w:r>
          </w:p>
        </w:tc>
        <w:tc>
          <w:tcPr>
            <w:tcW w:w="0" w:type="auto"/>
          </w:tcPr>
          <w:p w14:paraId="37218B03">
            <w:pPr>
              <w:pStyle w:val="37"/>
              <w:ind w:firstLine="0" w:firstLineChars="0"/>
              <w:rPr>
                <w:kern w:val="2"/>
                <w:sz w:val="21"/>
                <w:szCs w:val="24"/>
              </w:rPr>
            </w:pPr>
            <w:r>
              <w:rPr>
                <w:rFonts w:hint="eastAsia"/>
                <w:kern w:val="2"/>
                <w:sz w:val="21"/>
                <w:szCs w:val="24"/>
              </w:rPr>
              <w:t>"已分析 286 杆"</w:t>
            </w:r>
          </w:p>
        </w:tc>
      </w:tr>
      <w:bookmarkEnd w:id="57"/>
    </w:tbl>
    <w:p w14:paraId="31E9FDFA">
      <w:pPr>
        <w:pStyle w:val="5"/>
      </w:pPr>
      <w:bookmarkStart w:id="58" w:name="Xe5f6ed0b08c4c2800ac7628987ffcc6683f4e1a"/>
      <w:r>
        <w:rPr>
          <w:rFonts w:hint="eastAsia"/>
          <w:lang w:val="en-US" w:eastAsia="zh-CN"/>
        </w:rPr>
        <w:t>3</w:t>
      </w:r>
      <w:r>
        <w:t>.1.2 任务列表功能</w:t>
      </w:r>
    </w:p>
    <w:p w14:paraId="2A44D01D">
      <w:pPr>
        <w:pStyle w:val="4"/>
        <w:ind w:firstLine="480"/>
      </w:pPr>
      <w:r>
        <w:t>任务列表界面以清晰直观的方式集中呈现当前处于执行中或待执行的检测任务清单，便于用户快速掌握任务状态并开展后续操作。每个任务以卡片形式展示关键信息，卡片上明确标注任务名称、所属线路名称、计划检测时间（包括起始时间）以及当前分析状态（如待处理、进行中、已完成、异常等）。列表支持按线路名称进行快速筛选，用户可通过下拉选择或点击线路标签，过滤出特定线路下的所有任务，提升查找效率。点击任一任务卡片，系统将跳转至该任务的详情页面，展示完整的任务属性（如检测参数、配置信息）以及实时进度分解（包括各采集点完成情况、数据分析进度等），方便用户深入监控任务执行细节。</w:t>
      </w:r>
    </w:p>
    <w:p w14:paraId="0AA26F22">
      <w:pPr>
        <w:pStyle w:val="5"/>
      </w:pPr>
      <w:r>
        <w:rPr>
          <w:rFonts w:hint="eastAsia"/>
          <w:lang w:val="en-US" w:eastAsia="zh-CN"/>
        </w:rPr>
        <w:t>3</w:t>
      </w:r>
      <w:r>
        <w:t>.1.3 模块导航</w:t>
      </w:r>
    </w:p>
    <w:p w14:paraId="2848C116">
      <w:pPr>
        <w:pStyle w:val="4"/>
        <w:ind w:firstLine="480"/>
      </w:pPr>
      <w:r>
        <w:t>系统采用灵活的导航栏设计，可根据界面布局需要选择侧边栏或顶部导航栏形式，确保用户在各功能模块间快速切换。导航菜单包含以下主要模块：</w:t>
      </w:r>
    </w:p>
    <w:p w14:paraId="2F48B46C">
      <w:pPr>
        <w:pStyle w:val="4"/>
        <w:ind w:firstLine="480"/>
      </w:pPr>
      <w:r>
        <w:t>首页：作为系统默认入口，提供任务总览视图，展示关键任务统计、近期任务动态以及常用功能的快速导航链接，帮助用户第一时间掌握全局并快速启动工作。</w:t>
      </w:r>
    </w:p>
    <w:p w14:paraId="673919CB">
      <w:pPr>
        <w:pStyle w:val="4"/>
        <w:ind w:firstLine="480"/>
      </w:pPr>
      <w:r>
        <w:t>原始数据：进入原始数据管理模块，支持对采集的原始图像、传感器数据等进行多维查询、预览与导出操作，为数据回放和二次处理提供便利。</w:t>
      </w:r>
    </w:p>
    <w:p w14:paraId="07B68250">
      <w:pPr>
        <w:pStyle w:val="4"/>
        <w:ind w:firstLine="480"/>
      </w:pPr>
      <w:r>
        <w:t>检测分析：进入AI分析与缺陷管理模块，集成了智能检测算法分析结果展示、缺陷标记与分类、缺陷报告生成等功能，支持用户对检测数据进行深度研判与缺陷追踪。</w:t>
      </w:r>
    </w:p>
    <w:p w14:paraId="3A9B740C">
      <w:pPr>
        <w:pStyle w:val="4"/>
        <w:ind w:firstLine="480"/>
      </w:pPr>
      <w:r>
        <w:t>系统设置：提供参数配置与日志查看功能，包括</w:t>
      </w:r>
      <w:commentRangeStart w:id="7"/>
      <w:r>
        <w:rPr>
          <w:strike/>
          <w:rPrChange w:id="69" w:author="晨沐" w:date="2026-04-13T09:48:49Z">
            <w:rPr/>
          </w:rPrChange>
        </w:rPr>
        <w:t>相机参数调整、采集策略配置、</w:t>
      </w:r>
      <w:commentRangeEnd w:id="7"/>
      <w:r>
        <w:commentReference w:id="7"/>
      </w:r>
      <w:r>
        <w:t>系统运行参数设置，以及日志记录的查询与导出，满足系统运维与审计需求。</w:t>
      </w:r>
    </w:p>
    <w:p w14:paraId="7F1DDC7A">
      <w:r>
        <w:rPr>
          <w:rFonts w:hint="eastAsia"/>
        </w:rPr>
        <w:drawing>
          <wp:inline distT="0" distB="0" distL="114300" distR="114300">
            <wp:extent cx="5274310" cy="2703195"/>
            <wp:effectExtent l="0" t="0" r="0" b="1270"/>
            <wp:docPr id="2" name="图片 2" descr="232d8e42-9ee7-4b2c-89e9-f0c92eacd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d8e42-9ee7-4b2c-89e9-f0c92eacd398"/>
                    <pic:cNvPicPr>
                      <a:picLocks noChangeAspect="1"/>
                    </pic:cNvPicPr>
                  </pic:nvPicPr>
                  <pic:blipFill>
                    <a:blip r:embed="rId7"/>
                    <a:stretch>
                      <a:fillRect/>
                    </a:stretch>
                  </pic:blipFill>
                  <pic:spPr>
                    <a:xfrm>
                      <a:off x="0" y="0"/>
                      <a:ext cx="5274310" cy="2703195"/>
                    </a:xfrm>
                    <a:prstGeom prst="rect">
                      <a:avLst/>
                    </a:prstGeom>
                    <a:noFill/>
                    <a:ln>
                      <a:noFill/>
                    </a:ln>
                  </pic:spPr>
                </pic:pic>
              </a:graphicData>
            </a:graphic>
          </wp:inline>
        </w:drawing>
      </w:r>
    </w:p>
    <w:p w14:paraId="391B0CED">
      <w:pPr>
        <w:pStyle w:val="46"/>
        <w:rPr>
          <w:rFonts w:hint="eastAsia"/>
        </w:rPr>
      </w:pPr>
      <w:r>
        <w:t>图1 首页功能图 —— 任务看板 + 模块导航入口 + 实时指标统计卡</w:t>
      </w:r>
    </w:p>
    <w:bookmarkEnd w:id="56"/>
    <w:bookmarkEnd w:id="58"/>
    <w:p w14:paraId="1AF127DD">
      <w:pPr>
        <w:pStyle w:val="3"/>
      </w:pPr>
      <w:bookmarkStart w:id="59" w:name="_Toc223475269"/>
      <w:bookmarkStart w:id="60" w:name="_Toc1113364524"/>
      <w:bookmarkStart w:id="61" w:name="_Toc223512786"/>
      <w:bookmarkStart w:id="62" w:name="Xf7623aac63edff1781dfe411fc9e33155317200"/>
      <w:r>
        <w:rPr>
          <w:rFonts w:hint="eastAsia"/>
          <w:lang w:val="en-US" w:eastAsia="zh-CN"/>
        </w:rPr>
        <w:t>3</w:t>
      </w:r>
      <w:r>
        <w:t>.2 一键开始分析与过程监控</w:t>
      </w:r>
      <w:bookmarkEnd w:id="59"/>
      <w:bookmarkEnd w:id="60"/>
      <w:bookmarkEnd w:id="61"/>
    </w:p>
    <w:p w14:paraId="6EFC2C0B">
      <w:pPr>
        <w:pStyle w:val="5"/>
      </w:pPr>
      <w:bookmarkStart w:id="63" w:name="X3f5b1aa97505b3a1c45e988bd3a7db3519fb9e9"/>
      <w:r>
        <w:rPr>
          <w:rFonts w:hint="eastAsia"/>
          <w:lang w:val="en-US" w:eastAsia="zh-CN"/>
        </w:rPr>
        <w:t>3</w:t>
      </w:r>
      <w:r>
        <w:t>.2.1 分析启动</w:t>
      </w:r>
    </w:p>
    <w:p w14:paraId="10006D13">
      <w:pPr>
        <w:pStyle w:val="4"/>
        <w:ind w:firstLine="480"/>
      </w:pPr>
      <w:r>
        <w:t>系统支持对单个检测任务或多个任务进行一键式AI分析启动操作，用户只需在任务列表中选择目标任务（可单选或多选），点击“启动AI分析”按钮即可触发分析流程。系统根据所选任务的检测类型、线路特征等属性，自动匹配并加载相应的AI分析模型，无需人工干预模型选择与配置。分析任务创建后，对应任务的状态将自动更新为“分析中”，并在界面中通过状态标签、进度条或提示信息等方式直观显示，方便用户实时跟踪分析进度。整个流程简化了操作步骤，提升了批量数据处理效率。</w:t>
      </w:r>
    </w:p>
    <w:bookmarkEnd w:id="63"/>
    <w:p w14:paraId="0D98496E">
      <w:pPr>
        <w:pStyle w:val="5"/>
      </w:pPr>
      <w:bookmarkStart w:id="64" w:name="Xbfecca04f28b3b70eb4c089726ac28a4579cd05"/>
      <w:r>
        <w:rPr>
          <w:rFonts w:hint="eastAsia"/>
          <w:lang w:val="en-US" w:eastAsia="zh-CN"/>
        </w:rPr>
        <w:t>3</w:t>
      </w:r>
      <w:r>
        <w:t>.2.2 实时进度监控</w:t>
      </w:r>
    </w:p>
    <w:p w14:paraId="6C729BF0">
      <w:pPr>
        <w:pStyle w:val="4"/>
        <w:ind w:firstLine="480"/>
      </w:pPr>
      <w:r>
        <w:t>分析过程通过WebSocket实时推送进度：</w:t>
      </w:r>
    </w:p>
    <w:p w14:paraId="18072020">
      <w:pPr>
        <w:pStyle w:val="4"/>
        <w:jc w:val="center"/>
        <w:rPr>
          <w:kern w:val="2"/>
          <w:sz w:val="21"/>
          <w:szCs w:val="24"/>
        </w:rPr>
      </w:pPr>
      <w:r>
        <w:rPr>
          <w:rFonts w:hint="eastAsia"/>
          <w:kern w:val="2"/>
          <w:sz w:val="21"/>
          <w:szCs w:val="24"/>
        </w:rPr>
        <w:drawing>
          <wp:inline distT="0" distB="0" distL="114300" distR="114300">
            <wp:extent cx="4232275" cy="3008630"/>
            <wp:effectExtent l="0" t="0" r="952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232275" cy="3008630"/>
                    </a:xfrm>
                    <a:prstGeom prst="rect">
                      <a:avLst/>
                    </a:prstGeom>
                    <a:noFill/>
                    <a:ln>
                      <a:noFill/>
                    </a:ln>
                  </pic:spPr>
                </pic:pic>
              </a:graphicData>
            </a:graphic>
          </wp:inline>
        </w:drawing>
      </w:r>
    </w:p>
    <w:bookmarkEnd w:id="64"/>
    <w:p w14:paraId="15A0529B">
      <w:pPr>
        <w:pStyle w:val="5"/>
      </w:pPr>
      <w:bookmarkStart w:id="65" w:name="Xeb94e7eccca30ac45542373aa2eaaa54479347c"/>
      <w:r>
        <w:rPr>
          <w:rFonts w:hint="eastAsia"/>
          <w:lang w:val="en-US" w:eastAsia="zh-CN"/>
        </w:rPr>
        <w:t>3</w:t>
      </w:r>
      <w:r>
        <w:t>.2.3 灵活调控</w:t>
      </w:r>
    </w:p>
    <w:p w14:paraId="5E89D62F">
      <w:pPr>
        <w:pStyle w:val="4"/>
        <w:ind w:firstLine="480"/>
      </w:pPr>
      <w:r>
        <w:t>提供"暂停/取消"操作接口</w:t>
      </w:r>
    </w:p>
    <w:p w14:paraId="731E16DE">
      <w:pPr>
        <w:pStyle w:val="4"/>
        <w:ind w:firstLine="480"/>
      </w:pPr>
      <w:r>
        <w:t>支持分析任务暂停/恢复</w:t>
      </w:r>
    </w:p>
    <w:p w14:paraId="340904FA">
      <w:pPr>
        <w:pStyle w:val="4"/>
        <w:ind w:firstLine="480"/>
      </w:pPr>
      <w:r>
        <w:t>满足现场灵活调控需求</w:t>
      </w:r>
    </w:p>
    <w:p w14:paraId="416A0E88">
      <w:pPr>
        <w:ind w:left="720" w:hanging="360"/>
      </w:pPr>
      <w:r>
        <w:rPr>
          <w:rFonts w:hint="eastAsia"/>
        </w:rPr>
        <w:drawing>
          <wp:inline distT="0" distB="0" distL="114300" distR="114300">
            <wp:extent cx="5274310" cy="2701925"/>
            <wp:effectExtent l="0" t="0" r="6350" b="12065"/>
            <wp:docPr id="4" name="图片 4" descr="cf500253-5444-4a1e-a8b6-7274542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f500253-5444-4a1e-a8b6-727454239712"/>
                    <pic:cNvPicPr>
                      <a:picLocks noChangeAspect="1"/>
                    </pic:cNvPicPr>
                  </pic:nvPicPr>
                  <pic:blipFill>
                    <a:blip r:embed="rId9"/>
                    <a:stretch>
                      <a:fillRect/>
                    </a:stretch>
                  </pic:blipFill>
                  <pic:spPr>
                    <a:xfrm>
                      <a:off x="0" y="0"/>
                      <a:ext cx="5274310" cy="2701925"/>
                    </a:xfrm>
                    <a:prstGeom prst="rect">
                      <a:avLst/>
                    </a:prstGeom>
                    <a:noFill/>
                    <a:ln>
                      <a:noFill/>
                    </a:ln>
                  </pic:spPr>
                </pic:pic>
              </a:graphicData>
            </a:graphic>
          </wp:inline>
        </w:drawing>
      </w:r>
    </w:p>
    <w:p w14:paraId="03DC98B1">
      <w:pPr>
        <w:pStyle w:val="46"/>
        <w:rPr>
          <w:rFonts w:hint="eastAsia"/>
        </w:rPr>
      </w:pPr>
      <w:r>
        <w:t>图2缺陷分析图</w:t>
      </w:r>
    </w:p>
    <w:bookmarkEnd w:id="62"/>
    <w:bookmarkEnd w:id="65"/>
    <w:p w14:paraId="44840471">
      <w:pPr>
        <w:pStyle w:val="3"/>
      </w:pPr>
      <w:bookmarkStart w:id="66" w:name="_Toc1292538557"/>
      <w:bookmarkStart w:id="67" w:name="X51e5cd52a911c71dff496976fcc9910103a33a1"/>
      <w:bookmarkStart w:id="68" w:name="X97d0b2da467cb2979a1c1292a8b932608193da7"/>
      <w:r>
        <w:rPr>
          <w:rFonts w:hint="eastAsia"/>
          <w:lang w:val="en-US" w:eastAsia="zh-CN"/>
        </w:rPr>
        <w:t>3</w:t>
      </w:r>
      <w:r>
        <w:t>.3 缺陷初步管理与现场复核</w:t>
      </w:r>
      <w:bookmarkEnd w:id="66"/>
    </w:p>
    <w:p w14:paraId="183C9610">
      <w:pPr>
        <w:pStyle w:val="5"/>
      </w:pPr>
      <w:r>
        <w:rPr>
          <w:rFonts w:hint="eastAsia"/>
          <w:lang w:val="en-US" w:eastAsia="zh-CN"/>
        </w:rPr>
        <w:t>3</w:t>
      </w:r>
      <w:r>
        <w:t>.3.1 缺陷列表管理</w:t>
      </w:r>
    </w:p>
    <w:p w14:paraId="062E88CB">
      <w:pPr>
        <w:pStyle w:val="4"/>
        <w:ind w:firstLine="480"/>
      </w:pPr>
      <w:r>
        <w:t>系统提供结构化的缺陷列表管理功能，支持按线路、区站、杆号等多维度组织缺陷数据，方便用户快速定位和浏览特定区段的检测结果。列表界面支持关键词搜索功能，用户可通过输入缺陷类型、位置描述等关键字，快速筛选出符合条件的缺陷条目。每条缺陷在列表中均以缩略图形式展示，并附带关键信息，包括缺陷预判类型（如扣件缺失、轨枕裂纹等）、AI识别的置信度数值、精确位置信息（如线路名称、行别、公里标、杆号等），便于用户初步判断缺陷的严重性和可信度。</w:t>
      </w:r>
    </w:p>
    <w:p w14:paraId="296B8D03">
      <w:pPr>
        <w:pStyle w:val="5"/>
      </w:pPr>
      <w:r>
        <w:rPr>
          <w:rFonts w:hint="eastAsia"/>
          <w:lang w:val="en-US" w:eastAsia="zh-CN"/>
        </w:rPr>
        <w:t>3</w:t>
      </w:r>
      <w:r>
        <w:t>.3.2 图像联动跳转</w:t>
      </w:r>
    </w:p>
    <w:p w14:paraId="526C2BDF">
      <w:pPr>
        <w:pStyle w:val="4"/>
        <w:ind w:firstLine="480"/>
      </w:pPr>
      <w:r>
        <w:t>缺陷列表支持与图像分析视图的联动操作，用户点击任意缺陷条目，系统将自动跳转至与该缺陷关联的高清图像分析界面。在图像视图中，系统会自动高亮标注缺陷所在的区域，通过边框、箭头或颜色标记等方式突出显示，帮助用户快速定位图像中的异常部位。同时，图像查看器提供基础的交互操作，包括缩放、拖动、全屏显示等，方便用户从不同角度和细节观察缺陷形态，为现场复核提供直观依据。</w:t>
      </w:r>
    </w:p>
    <w:p w14:paraId="4FECF961">
      <w:pPr>
        <w:pStyle w:val="5"/>
      </w:pPr>
      <w:r>
        <w:rPr>
          <w:rFonts w:hint="eastAsia"/>
          <w:lang w:val="en-US" w:eastAsia="zh-CN"/>
        </w:rPr>
        <w:t>3</w:t>
      </w:r>
      <w:r>
        <w:t>.3.3 疑似缺陷标记</w:t>
      </w:r>
    </w:p>
    <w:p w14:paraId="020CD45D">
      <w:pPr>
        <w:pStyle w:val="4"/>
        <w:ind w:firstLine="480"/>
      </w:pPr>
      <w:r>
        <w:t>为提升缺陷复核的准确性和效率，系统提供“疑似缺陷”标记功能。对于AI初步识别但置信度不高或存在歧义的缺陷，用户可在现场复核过程中将其标记为“疑似缺陷”。标记后，该缺陷条目将被赋予特殊标识，便于后续人工重点核查和确认。所有标记状态及备注信息将实时同步至地面端数据中心，确保现场与地面数据的一致性，为最终缺陷判定和报告生成提供完整依据。</w:t>
      </w:r>
    </w:p>
    <w:p w14:paraId="08150D9D">
      <w:r>
        <w:rPr>
          <w:rFonts w:hint="eastAsia"/>
        </w:rPr>
        <w:drawing>
          <wp:inline distT="0" distB="0" distL="114300" distR="114300">
            <wp:extent cx="5274310" cy="2687955"/>
            <wp:effectExtent l="0" t="0" r="6350" b="7620"/>
            <wp:docPr id="5" name="图片 5" descr="08384422-71cd-45da-87d9-461961273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8384422-71cd-45da-87d9-46196127302d"/>
                    <pic:cNvPicPr>
                      <a:picLocks noChangeAspect="1"/>
                    </pic:cNvPicPr>
                  </pic:nvPicPr>
                  <pic:blipFill>
                    <a:blip r:embed="rId10"/>
                    <a:stretch>
                      <a:fillRect/>
                    </a:stretch>
                  </pic:blipFill>
                  <pic:spPr>
                    <a:xfrm>
                      <a:off x="0" y="0"/>
                      <a:ext cx="5274310" cy="2687955"/>
                    </a:xfrm>
                    <a:prstGeom prst="rect">
                      <a:avLst/>
                    </a:prstGeom>
                    <a:noFill/>
                    <a:ln>
                      <a:noFill/>
                    </a:ln>
                  </pic:spPr>
                </pic:pic>
              </a:graphicData>
            </a:graphic>
          </wp:inline>
        </w:drawing>
      </w:r>
    </w:p>
    <w:p w14:paraId="0A196BB8">
      <w:pPr>
        <w:pStyle w:val="46"/>
        <w:rPr>
          <w:rFonts w:hint="eastAsia"/>
        </w:rPr>
      </w:pPr>
      <w:r>
        <w:t>图3 缺陷管理任务列表图 —— 缺陷编号、杆号、线路、严重程度、状态、操作入口</w:t>
      </w:r>
    </w:p>
    <w:bookmarkEnd w:id="67"/>
    <w:bookmarkEnd w:id="68"/>
    <w:p w14:paraId="6D4C9D7F">
      <w:pPr>
        <w:pStyle w:val="3"/>
      </w:pPr>
      <w:bookmarkStart w:id="69" w:name="_Toc1898438094"/>
      <w:bookmarkStart w:id="70" w:name="X47659f0d624d2a8b54dda513f877d1b6510e7d7"/>
      <w:bookmarkStart w:id="71" w:name="X6f76ae1157f219456af7cfd26e4f76557d7c23d"/>
      <w:r>
        <w:rPr>
          <w:rFonts w:hint="eastAsia"/>
          <w:lang w:val="en-US" w:eastAsia="zh-CN"/>
        </w:rPr>
        <w:t>3</w:t>
      </w:r>
      <w:r>
        <w:t>.4 原始数据查看与定位</w:t>
      </w:r>
      <w:bookmarkEnd w:id="69"/>
      <w:r>
        <w:t xml:space="preserve">  </w:t>
      </w:r>
    </w:p>
    <w:p w14:paraId="130709BE">
      <w:pPr>
        <w:pStyle w:val="4"/>
        <w:ind w:firstLine="480"/>
      </w:pPr>
      <w:r>
        <w:t xml:space="preserve">原始数据查看与定位模块为用户提供高效、便捷的原始图像数据访问能力，支持快速查询、精确定位以及离线环境下的数据可用性保障，满足现场作业与数据分析的多样化需求。  </w:t>
      </w:r>
    </w:p>
    <w:p w14:paraId="0D962EB0">
      <w:pPr>
        <w:pStyle w:val="5"/>
      </w:pPr>
      <w:r>
        <w:rPr>
          <w:rFonts w:hint="eastAsia"/>
          <w:lang w:val="en-US" w:eastAsia="zh-CN"/>
        </w:rPr>
        <w:t>3</w:t>
      </w:r>
      <w:r>
        <w:t xml:space="preserve">.4.1 数据查询功能  </w:t>
      </w:r>
    </w:p>
    <w:p w14:paraId="6B21A35B">
      <w:pPr>
        <w:pStyle w:val="4"/>
        <w:ind w:firstLine="480"/>
      </w:pPr>
      <w:r>
        <w:t xml:space="preserve">系统支持对采集的原始图像数据进行多维组合查询，用户可根据实际需要设定筛选条件，包括时间段范围（起始与结束时间）、线路名称、区间区段等，快速过滤出目标数据。查询结果以缩略图网格模式进行展示，图像缩略图按时间或空间顺序排列，直观呈现数据概况，便于用户快速浏览与选择。整个查询过程依托高效的数据查询服务，确保在大数据量场景下仍能保持快速响应，提升数据检索效率。  </w:t>
      </w:r>
    </w:p>
    <w:p w14:paraId="07E4ABAD">
      <w:pPr>
        <w:pStyle w:val="5"/>
      </w:pPr>
      <w:r>
        <w:rPr>
          <w:rFonts w:hint="eastAsia"/>
          <w:lang w:val="en-US" w:eastAsia="zh-CN"/>
        </w:rPr>
        <w:t>3</w:t>
      </w:r>
      <w:r>
        <w:t xml:space="preserve">.4.2 文件定位功能  </w:t>
      </w:r>
    </w:p>
    <w:p w14:paraId="7E5DE330">
      <w:pPr>
        <w:pStyle w:val="4"/>
        <w:ind w:firstLine="480"/>
      </w:pPr>
      <w:r>
        <w:t xml:space="preserve">为方便用户直接访问原始图像在物理存储中的位置，系统提供“打开文件路径”功能按钮。用户在查看某条原始数据时，点击该按钮，系统将自动定位到该图像文件在本地磁盘或网络存储中的实际存储路径，并调用操作系统自带的文件资源管理器直接打开对应的文件夹，便于用户进行文件级操作（如复制、移动、外部软件打开等），满足深入分析或数据导出的需求。  </w:t>
      </w:r>
    </w:p>
    <w:p w14:paraId="47462C8C">
      <w:pPr>
        <w:pStyle w:val="5"/>
      </w:pPr>
      <w:r>
        <w:rPr>
          <w:rFonts w:hint="eastAsia"/>
          <w:lang w:val="en-US" w:eastAsia="zh-CN"/>
        </w:rPr>
        <w:t>3</w:t>
      </w:r>
      <w:r>
        <w:t xml:space="preserve">.4.3 离线适配  </w:t>
      </w:r>
    </w:p>
    <w:p w14:paraId="7F3810B7">
      <w:pPr>
        <w:pStyle w:val="4"/>
        <w:ind w:firstLine="480"/>
      </w:pPr>
      <w:r>
        <w:t>考虑到现场作业环境可能存在网络不稳定或离线情况，系统专门设计了离线适配机制。在离线或弱网条件下，系统能够自动启用本地缓存功能，优先缓存近期高频访问的原始图像数据，确保现场人员仍可正常查看已缓存的数据。该机制有效保障了现场数据的基本可用性，使作业不因网络问题而中断，提升了系统的可靠性与适用性。</w:t>
      </w:r>
    </w:p>
    <w:p w14:paraId="0D678225">
      <w:r>
        <w:rPr>
          <w:rFonts w:hint="eastAsia"/>
        </w:rPr>
        <w:drawing>
          <wp:inline distT="0" distB="0" distL="114300" distR="114300">
            <wp:extent cx="5274310" cy="2696210"/>
            <wp:effectExtent l="0" t="0" r="1905" b="3175"/>
            <wp:docPr id="6" name="图片 6" descr="e59e4323-6163-4d8a-b718-26ad89b11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59e4323-6163-4d8a-b718-26ad89b11ff8"/>
                    <pic:cNvPicPr>
                      <a:picLocks noChangeAspect="1"/>
                    </pic:cNvPicPr>
                  </pic:nvPicPr>
                  <pic:blipFill>
                    <a:blip r:embed="rId11"/>
                    <a:stretch>
                      <a:fillRect/>
                    </a:stretch>
                  </pic:blipFill>
                  <pic:spPr>
                    <a:xfrm>
                      <a:off x="0" y="0"/>
                      <a:ext cx="5274310" cy="2696210"/>
                    </a:xfrm>
                    <a:prstGeom prst="rect">
                      <a:avLst/>
                    </a:prstGeom>
                    <a:noFill/>
                    <a:ln>
                      <a:noFill/>
                    </a:ln>
                  </pic:spPr>
                </pic:pic>
              </a:graphicData>
            </a:graphic>
          </wp:inline>
        </w:drawing>
      </w:r>
    </w:p>
    <w:p w14:paraId="304DD459">
      <w:pPr>
        <w:pStyle w:val="46"/>
        <w:rPr>
          <w:rFonts w:hint="eastAsia"/>
        </w:rPr>
      </w:pPr>
      <w:r>
        <w:t>图4 原始数据管理列表图 —— 数据ID、杆号、区站、线路、图像数量、分析状态、操作列</w:t>
      </w:r>
    </w:p>
    <w:bookmarkEnd w:id="70"/>
    <w:bookmarkEnd w:id="71"/>
    <w:p w14:paraId="0E625BCB">
      <w:pPr>
        <w:pStyle w:val="3"/>
      </w:pPr>
      <w:bookmarkStart w:id="72" w:name="_Toc1884502379"/>
      <w:bookmarkStart w:id="73" w:name="_Toc223512789"/>
      <w:bookmarkStart w:id="74" w:name="_Toc223475272"/>
      <w:bookmarkStart w:id="75" w:name="X388b4475cee4f671386f321611f3e1f1708043f"/>
      <w:r>
        <w:rPr>
          <w:rFonts w:hint="eastAsia"/>
          <w:lang w:val="en-US" w:eastAsia="zh-CN"/>
        </w:rPr>
        <w:t>3</w:t>
      </w:r>
      <w:r>
        <w:t>.5 系统稳定性设计（车载特有）</w:t>
      </w:r>
      <w:bookmarkEnd w:id="72"/>
      <w:bookmarkEnd w:id="73"/>
      <w:bookmarkEnd w:id="74"/>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3996"/>
        <w:gridCol w:w="2456"/>
      </w:tblGrid>
      <w:tr w14:paraId="6F14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0B227550">
            <w:pPr>
              <w:pStyle w:val="37"/>
              <w:ind w:firstLine="0" w:firstLineChars="0"/>
              <w:rPr>
                <w:kern w:val="2"/>
                <w:sz w:val="21"/>
                <w:szCs w:val="24"/>
              </w:rPr>
            </w:pPr>
            <w:r>
              <w:rPr>
                <w:rFonts w:hint="eastAsia"/>
                <w:kern w:val="2"/>
                <w:sz w:val="21"/>
                <w:szCs w:val="24"/>
              </w:rPr>
              <w:t>特性</w:t>
            </w:r>
          </w:p>
        </w:tc>
        <w:tc>
          <w:tcPr>
            <w:tcW w:w="0" w:type="auto"/>
            <w:tcBorders>
              <w:top w:val="nil"/>
              <w:bottom w:val="nil"/>
              <w:right w:val="nil"/>
              <w:insideV w:val="nil"/>
              <w:tl2br w:val="nil"/>
              <w:tr2bl w:val="nil"/>
            </w:tcBorders>
            <w:vAlign w:val="bottom"/>
          </w:tcPr>
          <w:p w14:paraId="6ADF1840">
            <w:pPr>
              <w:pStyle w:val="37"/>
              <w:ind w:firstLine="0" w:firstLineChars="0"/>
              <w:rPr>
                <w:kern w:val="2"/>
                <w:sz w:val="21"/>
                <w:szCs w:val="24"/>
              </w:rPr>
            </w:pPr>
            <w:r>
              <w:rPr>
                <w:rFonts w:hint="eastAsia"/>
                <w:kern w:val="2"/>
                <w:sz w:val="21"/>
                <w:szCs w:val="24"/>
              </w:rPr>
              <w:t>实现方式</w:t>
            </w:r>
          </w:p>
        </w:tc>
        <w:tc>
          <w:tcPr>
            <w:tcW w:w="0" w:type="auto"/>
            <w:tcBorders>
              <w:top w:val="nil"/>
              <w:bottom w:val="nil"/>
              <w:right w:val="nil"/>
              <w:insideV w:val="nil"/>
              <w:tl2br w:val="nil"/>
              <w:tr2bl w:val="nil"/>
            </w:tcBorders>
            <w:vAlign w:val="bottom"/>
          </w:tcPr>
          <w:p w14:paraId="7762AC98">
            <w:pPr>
              <w:pStyle w:val="37"/>
              <w:ind w:firstLine="0" w:firstLineChars="0"/>
              <w:rPr>
                <w:kern w:val="2"/>
                <w:sz w:val="21"/>
                <w:szCs w:val="24"/>
              </w:rPr>
            </w:pPr>
            <w:r>
              <w:rPr>
                <w:rFonts w:hint="eastAsia"/>
                <w:kern w:val="2"/>
                <w:sz w:val="21"/>
                <w:szCs w:val="24"/>
              </w:rPr>
              <w:t>用户价值</w:t>
            </w:r>
          </w:p>
        </w:tc>
      </w:tr>
      <w:tr w14:paraId="601C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048849">
            <w:pPr>
              <w:pStyle w:val="37"/>
              <w:ind w:firstLine="0" w:firstLineChars="0"/>
              <w:rPr>
                <w:kern w:val="2"/>
                <w:sz w:val="21"/>
                <w:szCs w:val="24"/>
              </w:rPr>
            </w:pPr>
            <w:r>
              <w:rPr>
                <w:rFonts w:hint="eastAsia"/>
                <w:kern w:val="2"/>
                <w:sz w:val="21"/>
                <w:szCs w:val="24"/>
              </w:rPr>
              <w:t>进程隔离</w:t>
            </w:r>
          </w:p>
        </w:tc>
        <w:tc>
          <w:tcPr>
            <w:tcW w:w="0" w:type="auto"/>
          </w:tcPr>
          <w:p w14:paraId="1D59EBBA">
            <w:pPr>
              <w:pStyle w:val="37"/>
              <w:ind w:firstLine="0" w:firstLineChars="0"/>
              <w:rPr>
                <w:kern w:val="2"/>
                <w:sz w:val="21"/>
                <w:szCs w:val="24"/>
              </w:rPr>
            </w:pPr>
            <w:r>
              <w:rPr>
                <w:rFonts w:hint="eastAsia"/>
                <w:kern w:val="2"/>
                <w:sz w:val="21"/>
                <w:szCs w:val="24"/>
              </w:rPr>
              <w:t>各模块独立子进程运行</w:t>
            </w:r>
          </w:p>
        </w:tc>
        <w:tc>
          <w:tcPr>
            <w:tcW w:w="0" w:type="auto"/>
          </w:tcPr>
          <w:p w14:paraId="4BE203A8">
            <w:pPr>
              <w:pStyle w:val="37"/>
              <w:ind w:firstLine="0" w:firstLineChars="0"/>
              <w:rPr>
                <w:kern w:val="2"/>
                <w:sz w:val="21"/>
                <w:szCs w:val="24"/>
              </w:rPr>
            </w:pPr>
            <w:r>
              <w:rPr>
                <w:rFonts w:hint="eastAsia"/>
                <w:kern w:val="2"/>
                <w:sz w:val="21"/>
                <w:szCs w:val="24"/>
              </w:rPr>
              <w:t>模块化部署，互不干扰</w:t>
            </w:r>
          </w:p>
        </w:tc>
      </w:tr>
      <w:tr w14:paraId="05A4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D5BA03">
            <w:pPr>
              <w:pStyle w:val="37"/>
              <w:ind w:firstLine="0" w:firstLineChars="0"/>
              <w:rPr>
                <w:kern w:val="2"/>
                <w:sz w:val="21"/>
                <w:szCs w:val="24"/>
              </w:rPr>
            </w:pPr>
            <w:r>
              <w:rPr>
                <w:rFonts w:hint="eastAsia"/>
                <w:kern w:val="2"/>
                <w:sz w:val="21"/>
                <w:szCs w:val="24"/>
              </w:rPr>
              <w:t>异常恢复</w:t>
            </w:r>
          </w:p>
        </w:tc>
        <w:tc>
          <w:tcPr>
            <w:tcW w:w="0" w:type="auto"/>
          </w:tcPr>
          <w:p w14:paraId="6459429F">
            <w:pPr>
              <w:pStyle w:val="37"/>
              <w:ind w:firstLine="0" w:firstLineChars="0"/>
              <w:rPr>
                <w:kern w:val="2"/>
                <w:sz w:val="21"/>
                <w:szCs w:val="24"/>
              </w:rPr>
            </w:pPr>
            <w:r>
              <w:rPr>
                <w:rFonts w:hint="eastAsia"/>
                <w:kern w:val="2"/>
                <w:sz w:val="21"/>
                <w:szCs w:val="24"/>
              </w:rPr>
              <w:t>单模块崩溃不影响主程序，支持自动重启</w:t>
            </w:r>
          </w:p>
        </w:tc>
        <w:tc>
          <w:tcPr>
            <w:tcW w:w="0" w:type="auto"/>
          </w:tcPr>
          <w:p w14:paraId="48CC4C09">
            <w:pPr>
              <w:pStyle w:val="37"/>
              <w:ind w:firstLine="0" w:firstLineChars="0"/>
              <w:rPr>
                <w:kern w:val="2"/>
                <w:sz w:val="21"/>
                <w:szCs w:val="24"/>
              </w:rPr>
            </w:pPr>
            <w:r>
              <w:rPr>
                <w:rFonts w:hint="eastAsia"/>
                <w:kern w:val="2"/>
                <w:sz w:val="21"/>
                <w:szCs w:val="24"/>
              </w:rPr>
              <w:t>持续稳定运行</w:t>
            </w:r>
          </w:p>
        </w:tc>
      </w:tr>
      <w:tr w14:paraId="49EB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5F4D3C">
            <w:pPr>
              <w:pStyle w:val="37"/>
              <w:ind w:firstLine="0" w:firstLineChars="0"/>
              <w:rPr>
                <w:kern w:val="2"/>
                <w:sz w:val="21"/>
                <w:szCs w:val="24"/>
              </w:rPr>
            </w:pPr>
            <w:r>
              <w:rPr>
                <w:rFonts w:hint="eastAsia"/>
                <w:kern w:val="2"/>
                <w:sz w:val="21"/>
                <w:szCs w:val="24"/>
              </w:rPr>
              <w:t>本地日志</w:t>
            </w:r>
          </w:p>
        </w:tc>
        <w:tc>
          <w:tcPr>
            <w:tcW w:w="0" w:type="auto"/>
          </w:tcPr>
          <w:p w14:paraId="7CABE3A8">
            <w:pPr>
              <w:pStyle w:val="37"/>
              <w:ind w:firstLine="0" w:firstLineChars="0"/>
              <w:rPr>
                <w:kern w:val="2"/>
                <w:sz w:val="21"/>
                <w:szCs w:val="24"/>
              </w:rPr>
            </w:pPr>
            <w:r>
              <w:rPr>
                <w:rFonts w:hint="eastAsia"/>
                <w:kern w:val="2"/>
                <w:sz w:val="21"/>
                <w:szCs w:val="24"/>
              </w:rPr>
              <w:t>记录设备状态、任务错误与用户操作</w:t>
            </w:r>
          </w:p>
        </w:tc>
        <w:tc>
          <w:tcPr>
            <w:tcW w:w="0" w:type="auto"/>
          </w:tcPr>
          <w:p w14:paraId="47DDA789">
            <w:pPr>
              <w:pStyle w:val="37"/>
              <w:ind w:firstLine="0" w:firstLineChars="0"/>
              <w:rPr>
                <w:kern w:val="2"/>
                <w:sz w:val="21"/>
                <w:szCs w:val="24"/>
              </w:rPr>
            </w:pPr>
            <w:r>
              <w:rPr>
                <w:rFonts w:hint="eastAsia"/>
                <w:kern w:val="2"/>
                <w:sz w:val="21"/>
                <w:szCs w:val="24"/>
              </w:rPr>
              <w:t>便于故障回溯</w:t>
            </w:r>
          </w:p>
        </w:tc>
      </w:tr>
      <w:tr w14:paraId="0F7B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9273E0">
            <w:pPr>
              <w:pStyle w:val="37"/>
              <w:ind w:firstLine="0" w:firstLineChars="0"/>
              <w:rPr>
                <w:kern w:val="2"/>
                <w:sz w:val="21"/>
                <w:szCs w:val="24"/>
              </w:rPr>
            </w:pPr>
            <w:r>
              <w:rPr>
                <w:rFonts w:hint="eastAsia"/>
                <w:kern w:val="2"/>
                <w:sz w:val="21"/>
                <w:szCs w:val="24"/>
              </w:rPr>
              <w:t>NTP时间同步</w:t>
            </w:r>
          </w:p>
        </w:tc>
        <w:tc>
          <w:tcPr>
            <w:tcW w:w="0" w:type="auto"/>
          </w:tcPr>
          <w:p w14:paraId="2DC54AA5">
            <w:pPr>
              <w:pStyle w:val="37"/>
              <w:ind w:firstLine="0" w:firstLineChars="0"/>
              <w:rPr>
                <w:kern w:val="2"/>
                <w:sz w:val="21"/>
                <w:szCs w:val="24"/>
              </w:rPr>
            </w:pPr>
            <w:r>
              <w:rPr>
                <w:rFonts w:hint="eastAsia"/>
                <w:kern w:val="2"/>
                <w:sz w:val="21"/>
                <w:szCs w:val="24"/>
              </w:rPr>
              <w:t>确保多源数据时间一致性</w:t>
            </w:r>
          </w:p>
        </w:tc>
        <w:tc>
          <w:tcPr>
            <w:tcW w:w="0" w:type="auto"/>
          </w:tcPr>
          <w:p w14:paraId="0B0C9F69">
            <w:pPr>
              <w:pStyle w:val="37"/>
              <w:ind w:firstLine="0" w:firstLineChars="0"/>
              <w:rPr>
                <w:kern w:val="2"/>
                <w:sz w:val="21"/>
                <w:szCs w:val="24"/>
              </w:rPr>
            </w:pPr>
            <w:r>
              <w:rPr>
                <w:rFonts w:hint="eastAsia"/>
                <w:kern w:val="2"/>
                <w:sz w:val="21"/>
                <w:szCs w:val="24"/>
              </w:rPr>
              <w:t>图像-定位-缺陷时空对齐</w:t>
            </w:r>
          </w:p>
        </w:tc>
      </w:tr>
      <w:tr w14:paraId="771D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04BAF0">
            <w:pPr>
              <w:pStyle w:val="37"/>
              <w:ind w:firstLine="0" w:firstLineChars="0"/>
              <w:rPr>
                <w:kern w:val="2"/>
                <w:sz w:val="21"/>
                <w:szCs w:val="24"/>
              </w:rPr>
            </w:pPr>
            <w:r>
              <w:rPr>
                <w:rFonts w:hint="eastAsia"/>
                <w:kern w:val="2"/>
                <w:sz w:val="21"/>
                <w:szCs w:val="24"/>
              </w:rPr>
              <w:t>容错处理</w:t>
            </w:r>
          </w:p>
        </w:tc>
        <w:tc>
          <w:tcPr>
            <w:tcW w:w="0" w:type="auto"/>
          </w:tcPr>
          <w:p w14:paraId="361976AF">
            <w:pPr>
              <w:pStyle w:val="37"/>
              <w:ind w:firstLine="0" w:firstLineChars="0"/>
              <w:rPr>
                <w:kern w:val="2"/>
                <w:sz w:val="21"/>
                <w:szCs w:val="24"/>
              </w:rPr>
            </w:pPr>
            <w:r>
              <w:rPr>
                <w:rFonts w:hint="eastAsia"/>
                <w:kern w:val="2"/>
                <w:sz w:val="21"/>
                <w:szCs w:val="24"/>
              </w:rPr>
              <w:t>数据异常自动跳过，不中断任务</w:t>
            </w:r>
          </w:p>
        </w:tc>
        <w:tc>
          <w:tcPr>
            <w:tcW w:w="0" w:type="auto"/>
          </w:tcPr>
          <w:p w14:paraId="6C6586BB">
            <w:pPr>
              <w:pStyle w:val="37"/>
              <w:ind w:firstLine="0" w:firstLineChars="0"/>
              <w:rPr>
                <w:kern w:val="2"/>
                <w:sz w:val="21"/>
                <w:szCs w:val="24"/>
              </w:rPr>
            </w:pPr>
            <w:r>
              <w:rPr>
                <w:rFonts w:hint="eastAsia"/>
                <w:kern w:val="2"/>
                <w:sz w:val="21"/>
                <w:szCs w:val="24"/>
              </w:rPr>
              <w:t>保障整体任务连续性</w:t>
            </w:r>
          </w:p>
        </w:tc>
      </w:tr>
      <w:bookmarkEnd w:id="75"/>
    </w:tbl>
    <w:p w14:paraId="18B18B0F">
      <w:pPr>
        <w:pStyle w:val="3"/>
      </w:pPr>
      <w:bookmarkStart w:id="76" w:name="_Toc223512790"/>
      <w:bookmarkStart w:id="77" w:name="_Toc223475273"/>
      <w:bookmarkStart w:id="78" w:name="_Toc1742657897"/>
      <w:bookmarkStart w:id="79" w:name="X31d7d99dbca1bc93610fdc0dbc472ef9cd05d8c"/>
      <w:r>
        <w:rPr>
          <w:rFonts w:hint="eastAsia"/>
          <w:lang w:val="en-US" w:eastAsia="zh-CN"/>
        </w:rPr>
        <w:t>3</w:t>
      </w:r>
      <w:r>
        <w:t>.6 性能指标</w:t>
      </w:r>
      <w:bookmarkEnd w:id="76"/>
      <w:bookmarkEnd w:id="77"/>
      <w:bookmarkEnd w:id="78"/>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932"/>
        <w:gridCol w:w="2106"/>
      </w:tblGrid>
      <w:tr w14:paraId="3115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44B89C8F">
            <w:pPr>
              <w:pStyle w:val="37"/>
              <w:ind w:firstLine="0" w:firstLineChars="0"/>
              <w:rPr>
                <w:kern w:val="2"/>
                <w:sz w:val="21"/>
                <w:szCs w:val="24"/>
              </w:rPr>
            </w:pPr>
            <w:r>
              <w:rPr>
                <w:rFonts w:hint="eastAsia"/>
                <w:kern w:val="2"/>
                <w:sz w:val="21"/>
                <w:szCs w:val="24"/>
              </w:rPr>
              <w:t>指标</w:t>
            </w:r>
          </w:p>
        </w:tc>
        <w:tc>
          <w:tcPr>
            <w:tcW w:w="0" w:type="auto"/>
            <w:tcBorders>
              <w:top w:val="nil"/>
              <w:bottom w:val="nil"/>
              <w:right w:val="nil"/>
              <w:insideV w:val="nil"/>
              <w:tl2br w:val="nil"/>
              <w:tr2bl w:val="nil"/>
            </w:tcBorders>
            <w:vAlign w:val="bottom"/>
          </w:tcPr>
          <w:p w14:paraId="27D3796F">
            <w:pPr>
              <w:pStyle w:val="37"/>
              <w:ind w:firstLine="0" w:firstLineChars="0"/>
              <w:rPr>
                <w:kern w:val="2"/>
                <w:sz w:val="21"/>
                <w:szCs w:val="24"/>
              </w:rPr>
            </w:pPr>
            <w:r>
              <w:rPr>
                <w:rFonts w:hint="eastAsia"/>
                <w:kern w:val="2"/>
                <w:sz w:val="21"/>
                <w:szCs w:val="24"/>
              </w:rPr>
              <w:t>要求</w:t>
            </w:r>
          </w:p>
        </w:tc>
        <w:tc>
          <w:tcPr>
            <w:tcW w:w="0" w:type="auto"/>
            <w:tcBorders>
              <w:top w:val="nil"/>
              <w:bottom w:val="nil"/>
              <w:right w:val="nil"/>
              <w:insideV w:val="nil"/>
              <w:tl2br w:val="nil"/>
              <w:tr2bl w:val="nil"/>
            </w:tcBorders>
            <w:vAlign w:val="bottom"/>
          </w:tcPr>
          <w:p w14:paraId="27473FDF">
            <w:pPr>
              <w:pStyle w:val="37"/>
              <w:ind w:firstLine="0" w:firstLineChars="0"/>
              <w:rPr>
                <w:kern w:val="2"/>
                <w:sz w:val="21"/>
                <w:szCs w:val="24"/>
              </w:rPr>
            </w:pPr>
            <w:r>
              <w:rPr>
                <w:rFonts w:hint="eastAsia"/>
                <w:kern w:val="2"/>
                <w:sz w:val="21"/>
                <w:szCs w:val="24"/>
              </w:rPr>
              <w:t>说明</w:t>
            </w:r>
          </w:p>
        </w:tc>
      </w:tr>
      <w:tr w14:paraId="4254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713681">
            <w:pPr>
              <w:pStyle w:val="37"/>
              <w:ind w:firstLine="0" w:firstLineChars="0"/>
              <w:rPr>
                <w:kern w:val="2"/>
                <w:sz w:val="21"/>
                <w:szCs w:val="24"/>
              </w:rPr>
            </w:pPr>
            <w:r>
              <w:rPr>
                <w:rFonts w:hint="eastAsia"/>
                <w:kern w:val="2"/>
                <w:sz w:val="21"/>
                <w:szCs w:val="24"/>
              </w:rPr>
              <w:t>响应速度</w:t>
            </w:r>
          </w:p>
        </w:tc>
        <w:tc>
          <w:tcPr>
            <w:tcW w:w="0" w:type="auto"/>
          </w:tcPr>
          <w:p w14:paraId="3357CA9F">
            <w:pPr>
              <w:pStyle w:val="37"/>
              <w:ind w:firstLine="0" w:firstLineChars="0"/>
              <w:rPr>
                <w:kern w:val="2"/>
                <w:sz w:val="21"/>
                <w:szCs w:val="24"/>
              </w:rPr>
            </w:pPr>
            <w:r>
              <w:rPr>
                <w:rFonts w:hint="eastAsia"/>
                <w:kern w:val="2"/>
                <w:sz w:val="21"/>
                <w:szCs w:val="24"/>
              </w:rPr>
              <w:t>常规操作 ≤500ms</w:t>
            </w:r>
          </w:p>
        </w:tc>
        <w:tc>
          <w:tcPr>
            <w:tcW w:w="0" w:type="auto"/>
          </w:tcPr>
          <w:p w14:paraId="38DD6350">
            <w:pPr>
              <w:pStyle w:val="37"/>
              <w:ind w:firstLine="0" w:firstLineChars="0"/>
              <w:rPr>
                <w:kern w:val="2"/>
                <w:sz w:val="21"/>
                <w:szCs w:val="24"/>
              </w:rPr>
            </w:pPr>
            <w:r>
              <w:rPr>
                <w:rFonts w:hint="eastAsia"/>
                <w:kern w:val="2"/>
                <w:sz w:val="21"/>
                <w:szCs w:val="24"/>
              </w:rPr>
              <w:t>任务切换、界面操作</w:t>
            </w:r>
          </w:p>
        </w:tc>
      </w:tr>
      <w:tr w14:paraId="5AF5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A4EBB2">
            <w:pPr>
              <w:pStyle w:val="37"/>
              <w:ind w:firstLine="0" w:firstLineChars="0"/>
              <w:rPr>
                <w:kern w:val="2"/>
                <w:sz w:val="21"/>
                <w:szCs w:val="24"/>
              </w:rPr>
            </w:pPr>
            <w:r>
              <w:rPr>
                <w:rFonts w:hint="eastAsia"/>
                <w:kern w:val="2"/>
                <w:sz w:val="21"/>
                <w:szCs w:val="24"/>
              </w:rPr>
              <w:t>分析启动延迟</w:t>
            </w:r>
          </w:p>
        </w:tc>
        <w:tc>
          <w:tcPr>
            <w:tcW w:w="0" w:type="auto"/>
          </w:tcPr>
          <w:p w14:paraId="060550A7">
            <w:pPr>
              <w:pStyle w:val="37"/>
              <w:ind w:firstLine="0" w:firstLineChars="0"/>
              <w:rPr>
                <w:kern w:val="2"/>
                <w:sz w:val="21"/>
                <w:szCs w:val="24"/>
              </w:rPr>
            </w:pPr>
            <w:r>
              <w:rPr>
                <w:rFonts w:hint="eastAsia"/>
                <w:kern w:val="2"/>
                <w:sz w:val="21"/>
                <w:szCs w:val="24"/>
              </w:rPr>
              <w:t>≤1s</w:t>
            </w:r>
          </w:p>
        </w:tc>
        <w:tc>
          <w:tcPr>
            <w:tcW w:w="0" w:type="auto"/>
          </w:tcPr>
          <w:p w14:paraId="251CDDF5">
            <w:pPr>
              <w:pStyle w:val="37"/>
              <w:ind w:firstLine="0" w:firstLineChars="0"/>
              <w:rPr>
                <w:kern w:val="2"/>
                <w:sz w:val="21"/>
                <w:szCs w:val="24"/>
              </w:rPr>
            </w:pPr>
            <w:r>
              <w:rPr>
                <w:rFonts w:hint="eastAsia"/>
                <w:kern w:val="2"/>
                <w:sz w:val="21"/>
                <w:szCs w:val="24"/>
              </w:rPr>
              <w:t>AI模型加载时间</w:t>
            </w:r>
          </w:p>
        </w:tc>
      </w:tr>
      <w:tr w14:paraId="1C53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94CD03">
            <w:pPr>
              <w:pStyle w:val="37"/>
              <w:ind w:firstLine="0" w:firstLineChars="0"/>
              <w:rPr>
                <w:kern w:val="2"/>
                <w:sz w:val="21"/>
                <w:szCs w:val="24"/>
              </w:rPr>
            </w:pPr>
            <w:r>
              <w:rPr>
                <w:rFonts w:hint="eastAsia"/>
                <w:kern w:val="2"/>
                <w:sz w:val="21"/>
                <w:szCs w:val="24"/>
              </w:rPr>
              <w:t>单张识别时间</w:t>
            </w:r>
          </w:p>
        </w:tc>
        <w:tc>
          <w:tcPr>
            <w:tcW w:w="0" w:type="auto"/>
          </w:tcPr>
          <w:p w14:paraId="0DF265A9">
            <w:pPr>
              <w:pStyle w:val="37"/>
              <w:ind w:firstLine="0" w:firstLineChars="0"/>
              <w:rPr>
                <w:kern w:val="2"/>
                <w:sz w:val="21"/>
                <w:szCs w:val="24"/>
              </w:rPr>
            </w:pPr>
            <w:r>
              <w:rPr>
                <w:rFonts w:hint="eastAsia"/>
                <w:kern w:val="2"/>
                <w:sz w:val="21"/>
                <w:szCs w:val="24"/>
              </w:rPr>
              <w:t>≤10s</w:t>
            </w:r>
          </w:p>
        </w:tc>
        <w:tc>
          <w:tcPr>
            <w:tcW w:w="0" w:type="auto"/>
          </w:tcPr>
          <w:p w14:paraId="334C93AB">
            <w:pPr>
              <w:pStyle w:val="37"/>
              <w:ind w:firstLine="0" w:firstLineChars="0"/>
              <w:rPr>
                <w:kern w:val="2"/>
                <w:sz w:val="21"/>
                <w:szCs w:val="24"/>
              </w:rPr>
            </w:pPr>
            <w:r>
              <w:rPr>
                <w:rFonts w:hint="eastAsia"/>
                <w:kern w:val="2"/>
                <w:sz w:val="21"/>
                <w:szCs w:val="24"/>
              </w:rPr>
              <w:t>1.27亿像素图片</w:t>
            </w:r>
          </w:p>
        </w:tc>
      </w:tr>
      <w:tr w14:paraId="7734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EE8661">
            <w:pPr>
              <w:pStyle w:val="37"/>
              <w:ind w:firstLine="0" w:firstLineChars="0"/>
              <w:rPr>
                <w:kern w:val="2"/>
                <w:sz w:val="21"/>
                <w:szCs w:val="24"/>
              </w:rPr>
            </w:pPr>
            <w:r>
              <w:rPr>
                <w:rFonts w:hint="eastAsia"/>
                <w:kern w:val="2"/>
                <w:sz w:val="21"/>
                <w:szCs w:val="24"/>
              </w:rPr>
              <w:t>CPU占用率</w:t>
            </w:r>
          </w:p>
        </w:tc>
        <w:tc>
          <w:tcPr>
            <w:tcW w:w="0" w:type="auto"/>
          </w:tcPr>
          <w:p w14:paraId="39782DFF">
            <w:pPr>
              <w:pStyle w:val="37"/>
              <w:ind w:firstLine="0" w:firstLineChars="0"/>
              <w:rPr>
                <w:kern w:val="2"/>
                <w:sz w:val="21"/>
                <w:szCs w:val="24"/>
              </w:rPr>
            </w:pPr>
            <w:r>
              <w:rPr>
                <w:rFonts w:hint="eastAsia"/>
                <w:kern w:val="2"/>
                <w:sz w:val="21"/>
                <w:szCs w:val="24"/>
              </w:rPr>
              <w:t>≤80%</w:t>
            </w:r>
          </w:p>
        </w:tc>
        <w:tc>
          <w:tcPr>
            <w:tcW w:w="0" w:type="auto"/>
          </w:tcPr>
          <w:p w14:paraId="527387BA">
            <w:pPr>
              <w:pStyle w:val="37"/>
              <w:ind w:firstLine="0" w:firstLineChars="0"/>
              <w:rPr>
                <w:kern w:val="2"/>
                <w:sz w:val="21"/>
                <w:szCs w:val="24"/>
              </w:rPr>
            </w:pPr>
            <w:r>
              <w:rPr>
                <w:rFonts w:hint="eastAsia"/>
                <w:kern w:val="2"/>
                <w:sz w:val="21"/>
                <w:szCs w:val="24"/>
              </w:rPr>
              <w:t>运行时资源占用</w:t>
            </w:r>
          </w:p>
        </w:tc>
      </w:tr>
      <w:tr w14:paraId="34C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67BE2D">
            <w:pPr>
              <w:pStyle w:val="37"/>
              <w:ind w:firstLine="0" w:firstLineChars="0"/>
              <w:rPr>
                <w:kern w:val="2"/>
                <w:sz w:val="21"/>
                <w:szCs w:val="24"/>
              </w:rPr>
            </w:pPr>
            <w:r>
              <w:rPr>
                <w:rFonts w:hint="eastAsia"/>
                <w:kern w:val="2"/>
                <w:sz w:val="21"/>
                <w:szCs w:val="24"/>
              </w:rPr>
              <w:t>内存占用</w:t>
            </w:r>
          </w:p>
        </w:tc>
        <w:tc>
          <w:tcPr>
            <w:tcW w:w="0" w:type="auto"/>
          </w:tcPr>
          <w:p w14:paraId="6FE2E6ED">
            <w:pPr>
              <w:pStyle w:val="37"/>
              <w:ind w:firstLine="0" w:firstLineChars="0"/>
              <w:rPr>
                <w:kern w:val="2"/>
                <w:sz w:val="21"/>
                <w:szCs w:val="24"/>
              </w:rPr>
            </w:pPr>
            <w:r>
              <w:rPr>
                <w:rFonts w:hint="eastAsia"/>
                <w:kern w:val="2"/>
                <w:sz w:val="21"/>
                <w:szCs w:val="24"/>
              </w:rPr>
              <w:t>≤8GB</w:t>
            </w:r>
          </w:p>
        </w:tc>
        <w:tc>
          <w:tcPr>
            <w:tcW w:w="0" w:type="auto"/>
          </w:tcPr>
          <w:p w14:paraId="43AC1018">
            <w:pPr>
              <w:pStyle w:val="37"/>
              <w:ind w:firstLine="0" w:firstLineChars="0"/>
              <w:rPr>
                <w:kern w:val="2"/>
                <w:sz w:val="21"/>
                <w:szCs w:val="24"/>
              </w:rPr>
            </w:pPr>
            <w:r>
              <w:rPr>
                <w:rFonts w:hint="eastAsia"/>
                <w:kern w:val="2"/>
                <w:sz w:val="21"/>
                <w:szCs w:val="24"/>
              </w:rPr>
              <w:t>最大内存使用量</w:t>
            </w:r>
          </w:p>
        </w:tc>
      </w:tr>
    </w:tbl>
    <w:p w14:paraId="77426447">
      <w:r>
        <w:rPr>
          <w:rFonts w:hint="eastAsia"/>
        </w:rPr>
        <w:br w:type="page"/>
      </w:r>
    </w:p>
    <w:bookmarkEnd w:id="52"/>
    <w:bookmarkEnd w:id="79"/>
    <w:p w14:paraId="05385D33">
      <w:pPr>
        <w:pStyle w:val="2"/>
        <w:rPr>
          <w:rFonts w:hint="eastAsia"/>
        </w:rPr>
      </w:pPr>
      <w:bookmarkStart w:id="80" w:name="_Toc1469297093"/>
      <w:bookmarkStart w:id="81" w:name="Xd234e5d7fb31be0fde3b0d1539b273c505e964a"/>
      <w:r>
        <w:rPr>
          <w:rFonts w:hint="eastAsia"/>
          <w:lang w:eastAsia="zh-CN"/>
        </w:rPr>
        <w:t>4</w:t>
      </w:r>
      <w:r>
        <w:t>. 地面分析软件功能说明</w:t>
      </w:r>
      <w:bookmarkEnd w:id="80"/>
    </w:p>
    <w:p w14:paraId="526B113B">
      <w:pPr>
        <w:pStyle w:val="4"/>
        <w:ind w:firstLine="480"/>
      </w:pPr>
      <w:r>
        <w:t>地面分析软件是部署于地面运维中心的综合智能分析平台，集成强大的数据处理引擎、专业的图像分析工具、可配置的AI算法模型与业务管理功能，</w:t>
      </w:r>
      <w:r>
        <w:rPr>
          <w:rFonts w:hint="eastAsia"/>
          <w:highlight w:val="yellow"/>
        </w:rPr>
        <w:t>内置智能模型自动识别悬挂缺陷，准确率≥9</w:t>
      </w:r>
      <w:del w:id="70" w:author="晨沐" w:date="2026-04-13T09:52:29Z">
        <w:r>
          <w:rPr>
            <w:rFonts w:hint="default"/>
            <w:highlight w:val="yellow"/>
            <w:lang w:val="en-US" w:eastAsia="zh-CN"/>
          </w:rPr>
          <w:delText>5</w:delText>
        </w:r>
      </w:del>
      <w:ins w:id="71" w:author="晨沐" w:date="2026-04-13T09:52:29Z">
        <w:r>
          <w:rPr>
            <w:rFonts w:hint="eastAsia"/>
            <w:highlight w:val="yellow"/>
            <w:lang w:val="en-US" w:eastAsia="zh-CN"/>
          </w:rPr>
          <w:t>0</w:t>
        </w:r>
      </w:ins>
      <w:r>
        <w:rPr>
          <w:rFonts w:hint="eastAsia"/>
          <w:highlight w:val="yellow"/>
        </w:rPr>
        <w:t>%</w:t>
      </w:r>
      <w:r>
        <w:rPr>
          <w:rFonts w:hint="eastAsia"/>
          <w:lang w:eastAsia="zh-CN"/>
        </w:rPr>
        <w:t>。</w:t>
      </w:r>
      <w:r>
        <w:t>为运维团队提供从海量数据接入、深度智能解析到标准报告产出的端到端解决方案。</w:t>
      </w:r>
      <w:ins w:id="72" w:author="憨人" w:date="2026-03-31T11:32:00Z">
        <w:r>
          <w:rPr>
            <w:rFonts w:hint="eastAsia"/>
            <w:highlight w:val="yellow"/>
            <w:lang w:val="en-US" w:eastAsia="zh-CN"/>
          </w:rPr>
          <w:t>各项功能</w:t>
        </w:r>
      </w:ins>
      <w:ins w:id="73" w:author="憨人" w:date="2026-03-31T11:32:08Z">
        <w:r>
          <w:rPr>
            <w:rFonts w:hint="eastAsia"/>
            <w:highlight w:val="yellow"/>
            <w:lang w:val="en-US" w:eastAsia="zh-CN"/>
          </w:rPr>
          <w:t>与指标</w:t>
        </w:r>
      </w:ins>
      <w:ins w:id="74" w:author="憨人" w:date="2026-03-31T11:32:00Z">
        <w:r>
          <w:rPr>
            <w:rFonts w:hint="eastAsia"/>
            <w:highlight w:val="yellow"/>
            <w:lang w:val="en-US" w:eastAsia="zh-CN"/>
          </w:rPr>
          <w:t>需满足甲方最终客户的需求</w:t>
        </w:r>
      </w:ins>
      <w:ins w:id="75" w:author="憨人" w:date="2026-03-31T10:46:38Z">
        <w:r>
          <w:rPr>
            <w:rFonts w:hint="eastAsia"/>
            <w:highlight w:val="yellow"/>
            <w:lang w:val="en-US" w:eastAsia="zh-CN"/>
          </w:rPr>
          <w:t>。</w:t>
        </w:r>
      </w:ins>
    </w:p>
    <w:p w14:paraId="799E4DF8">
      <w:pPr>
        <w:pStyle w:val="4"/>
        <w:ind w:firstLine="480"/>
      </w:pPr>
      <w:r>
        <w:t>地面端是系统能力的"集大成者"，在车载端基础上新增以下关键能力：</w:t>
      </w:r>
    </w:p>
    <w:p w14:paraId="3C4751B9">
      <w:pPr>
        <w:pStyle w:val="3"/>
      </w:pPr>
      <w:bookmarkStart w:id="82" w:name="_Toc561785198"/>
      <w:bookmarkStart w:id="83" w:name="X8511b23b27ef2a18da96bc34e2cb43f4566812b"/>
      <w:bookmarkStart w:id="84" w:name="X9895aa37bab1187167c18e6cda1cad691d806ca"/>
      <w:r>
        <w:rPr>
          <w:rFonts w:hint="eastAsia"/>
          <w:lang w:eastAsia="zh-CN"/>
        </w:rPr>
        <w:t>4</w:t>
      </w:r>
      <w:r>
        <w:t>.1 任务全生命周期集中管理</w:t>
      </w:r>
      <w:bookmarkEnd w:id="82"/>
    </w:p>
    <w:p w14:paraId="101ACF21">
      <w:pPr>
        <w:pStyle w:val="4"/>
        <w:ind w:firstLine="480"/>
      </w:pPr>
      <w:r>
        <w:t>系统提供对检测任务从创建、执行、分析到复核的全生命周期集中管理能力，支持用户在一个统一的界面中全面掌握所有任务的动态与历史数据，提升任务管理与监控的效率。</w:t>
      </w:r>
    </w:p>
    <w:p w14:paraId="2C94C782">
      <w:pPr>
        <w:pStyle w:val="5"/>
      </w:pPr>
      <w:r>
        <w:rPr>
          <w:rFonts w:hint="eastAsia"/>
          <w:lang w:eastAsia="zh-CN"/>
        </w:rPr>
        <w:t>4</w:t>
      </w:r>
      <w:r>
        <w:t>.1.1 任务列表与检索</w:t>
      </w:r>
    </w:p>
    <w:p w14:paraId="35E0D909">
      <w:pPr>
        <w:pStyle w:val="4"/>
        <w:ind w:firstLine="480"/>
      </w:pPr>
      <w:r>
        <w:t>任务管理界面采用灵活的展示形式，支持以表格或看板模式集中呈现所有历史及正在进行的检测任务。每个任务条目均清晰标注任务名称、所属线路、计划检测时间、实际执行时间、当前状态等核心信息。系统提供多维度的检索与排序功能，用户可按时间范围（如日期、月份）、线路名称、任务状态等条件进行组合筛选，快速定位目标任务。任务列表支持按时间升/降序、线路名称、状态等字段排序，并可将检索结果导出为Excel或CSV文件，便于离线分析与汇报。任务状态标识分为排队中、分析中、已完成、已复核四种，通过不同颜色或图标直观区分，帮助用户快速了解任务进展情况。</w:t>
      </w:r>
    </w:p>
    <w:p w14:paraId="204ECAA0">
      <w:pPr>
        <w:pStyle w:val="5"/>
      </w:pPr>
      <w:r>
        <w:rPr>
          <w:rFonts w:hint="eastAsia"/>
          <w:lang w:eastAsia="zh-CN"/>
        </w:rPr>
        <w:t>4</w:t>
      </w:r>
      <w:r>
        <w:t>.1.2 任务详情钻取</w:t>
      </w:r>
    </w:p>
    <w:p w14:paraId="11FA584F">
      <w:pPr>
        <w:pStyle w:val="4"/>
        <w:ind w:firstLine="480"/>
      </w:pPr>
      <w:r>
        <w:t>用户在任务列表中点击任一任务条目，即可进入该任务的详情页面。详情页不仅展示任务的完整属性（如检测参数、配置信息、创建人、创建时间等），还支持向下钻取至子任务层级。通过钻取功能，用户可以查看该任务所包含的各采集单元或区段的子任务列表，并进一步查看每个子任务对应的原始图像列表、AI分析生成的缺陷汇总信息（包括缺陷类型、数量、置信度分布等）。此外，详情页还提供任务进度的分解视图，以进度条或阶段状态标识的方式展示数据采集、分析处理、复核确认等各环节的完成情况，支持用户实时追踪任务执行细节，及时发现并处理异常。</w:t>
      </w:r>
    </w:p>
    <w:p w14:paraId="0A598912">
      <w:pPr>
        <w:pStyle w:val="5"/>
      </w:pPr>
      <w:r>
        <w:rPr>
          <w:rFonts w:hint="eastAsia"/>
          <w:lang w:eastAsia="zh-CN"/>
        </w:rPr>
        <w:t>4</w:t>
      </w:r>
      <w:r>
        <w:t>.1.3 权限控制</w:t>
      </w:r>
    </w:p>
    <w:p w14:paraId="35B3E50C">
      <w:pPr>
        <w:pStyle w:val="4"/>
        <w:ind w:firstLine="480"/>
      </w:pPr>
      <w:r>
        <w:t>系统内置精细化的任务级权限控制机制，确保数据安全与操作合规。权限控制基于用户角色（如管理员、检测员、审核员等）进行配置，支持对每个任务单独设置可见、编辑、删除、复核等操作权限。只有经过授权的用户才能访问对应任务的数据或执行敏感操作，未经授权的用户将被屏蔽或提示无权限。所有用户对任务的访问和操作行为（如查看、修改状态、导出数据等）均被系统完整记录，形成操作日志，日志内容包括操作时间、操作用户、操作类型、操作对象及结果，便于后续审计与追溯。</w:t>
      </w:r>
    </w:p>
    <w:p w14:paraId="4FD40488">
      <w:pPr>
        <w:pStyle w:val="3"/>
        <w:rPr>
          <w:rFonts w:hint="default" w:eastAsia="宋体"/>
          <w:lang w:val="en-US" w:eastAsia="zh-CN"/>
        </w:rPr>
      </w:pPr>
      <w:bookmarkStart w:id="85" w:name="_Toc1585710574"/>
      <w:r>
        <w:rPr>
          <w:rFonts w:hint="eastAsia"/>
          <w:lang w:eastAsia="zh-CN"/>
        </w:rPr>
        <w:t>4</w:t>
      </w:r>
      <w:r>
        <w:t xml:space="preserve">.2 </w:t>
      </w:r>
      <w:del w:id="76" w:author="晨沐" w:date="2026-04-13T10:11:37Z">
        <w:r>
          <w:rPr/>
          <w:delText>数据治理与“一杆一档”成果库</w:delText>
        </w:r>
        <w:bookmarkEnd w:id="85"/>
      </w:del>
      <w:ins w:id="77" w:author="晨沐" w:date="2026-04-13T10:11:37Z">
        <w:r>
          <w:rPr>
            <w:rFonts w:hint="eastAsia"/>
            <w:lang w:eastAsia="zh-CN"/>
          </w:rPr>
          <w:t>“</w:t>
        </w:r>
      </w:ins>
      <w:ins w:id="78" w:author="晨沐" w:date="2026-04-13T10:11:40Z">
        <w:r>
          <w:rPr>
            <w:rFonts w:hint="eastAsia"/>
            <w:lang w:val="en-US" w:eastAsia="zh-CN"/>
          </w:rPr>
          <w:t>一杆</w:t>
        </w:r>
      </w:ins>
      <w:ins w:id="79" w:author="晨沐" w:date="2026-04-13T10:11:41Z">
        <w:r>
          <w:rPr>
            <w:rFonts w:hint="eastAsia"/>
            <w:lang w:val="en-US" w:eastAsia="zh-CN"/>
          </w:rPr>
          <w:t>一档</w:t>
        </w:r>
      </w:ins>
      <w:ins w:id="80" w:author="晨沐" w:date="2026-04-13T10:11:37Z">
        <w:r>
          <w:rPr>
            <w:rFonts w:hint="eastAsia"/>
            <w:lang w:eastAsia="zh-CN"/>
          </w:rPr>
          <w:t>”</w:t>
        </w:r>
      </w:ins>
      <w:ins w:id="81" w:author="晨沐" w:date="2026-04-13T10:17:29Z">
        <w:r>
          <w:rPr>
            <w:rFonts w:hint="eastAsia"/>
            <w:lang w:val="en-US" w:eastAsia="zh-CN"/>
          </w:rPr>
          <w:t>成果</w:t>
        </w:r>
      </w:ins>
      <w:ins w:id="82" w:author="晨沐" w:date="2026-04-13T10:17:30Z">
        <w:r>
          <w:rPr>
            <w:rFonts w:hint="eastAsia"/>
            <w:lang w:val="en-US" w:eastAsia="zh-CN"/>
          </w:rPr>
          <w:t>库</w:t>
        </w:r>
      </w:ins>
      <w:ins w:id="83" w:author="晨沐" w:date="2026-04-13T10:11:52Z">
        <w:r>
          <w:rPr>
            <w:rFonts w:hint="eastAsia"/>
            <w:lang w:val="en-US" w:eastAsia="zh-CN"/>
          </w:rPr>
          <w:t>关联</w:t>
        </w:r>
      </w:ins>
    </w:p>
    <w:p w14:paraId="4D4D17BF">
      <w:pPr>
        <w:pStyle w:val="4"/>
        <w:ind w:firstLine="480"/>
        <w:rPr>
          <w:ins w:id="84" w:author="晨沐" w:date="2026-04-13T10:04:38Z"/>
        </w:rPr>
      </w:pPr>
      <w:commentRangeStart w:id="8"/>
      <w:r>
        <w:rPr>
          <w:strike/>
          <w:rPrChange w:id="85" w:author="晨沐" w:date="2026-04-13T10:00:56Z">
            <w:rPr/>
          </w:rPrChange>
        </w:rPr>
        <w:t>系统通过规范化的数据治理机制，将采集的原始数据、分析结果与缺陷记录进行有机整合，构建以“一杆一档”为核心的成果库，为线路基础设施的数字化管理提供可靠的数据支撑。</w:t>
      </w:r>
      <w:commentRangeEnd w:id="8"/>
      <w:r>
        <w:commentReference w:id="8"/>
      </w:r>
    </w:p>
    <w:p w14:paraId="4F1BD76B">
      <w:pPr>
        <w:pStyle w:val="4"/>
        <w:ind w:firstLine="480"/>
        <w:rPr>
          <w:del w:id="86" w:author="晨沐" w:date="2026-04-13T10:06:13Z"/>
          <w:rFonts w:hint="default"/>
          <w:rPrChange w:id="87" w:author="晨沐" w:date="2026-04-13T10:00:56Z">
            <w:rPr>
              <w:del w:id="88" w:author="晨沐" w:date="2026-04-13T10:06:13Z"/>
            </w:rPr>
          </w:rPrChange>
        </w:rPr>
      </w:pPr>
    </w:p>
    <w:p w14:paraId="312A1978">
      <w:pPr>
        <w:pStyle w:val="5"/>
      </w:pPr>
      <w:r>
        <w:rPr>
          <w:rFonts w:hint="eastAsia"/>
          <w:lang w:eastAsia="zh-CN"/>
        </w:rPr>
        <w:t>4</w:t>
      </w:r>
      <w:r>
        <w:t>.2.1 数据关联存储</w:t>
      </w:r>
    </w:p>
    <w:p w14:paraId="0D0CBA40">
      <w:pPr>
        <w:pStyle w:val="4"/>
        <w:ind w:firstLine="480"/>
      </w:pPr>
      <w:ins w:id="89" w:author="晨沐" w:date="2026-04-13T10:16:23Z">
        <w:r>
          <w:rPr>
            <w:rFonts w:hint="eastAsia"/>
            <w:lang w:val="en-US" w:eastAsia="zh-CN"/>
          </w:rPr>
          <w:t>分析</w:t>
        </w:r>
      </w:ins>
      <w:ins w:id="90" w:author="晨沐" w:date="2026-04-13T10:16:24Z">
        <w:r>
          <w:rPr>
            <w:rFonts w:hint="eastAsia"/>
            <w:lang w:val="en-US" w:eastAsia="zh-CN"/>
          </w:rPr>
          <w:t>软件</w:t>
        </w:r>
      </w:ins>
      <w:ins w:id="91" w:author="晨沐" w:date="2026-04-13T10:15:54Z">
        <w:r>
          <w:rPr>
            <w:rFonts w:hint="eastAsia"/>
            <w:lang w:val="en-US" w:eastAsia="zh-CN"/>
          </w:rPr>
          <w:t>与</w:t>
        </w:r>
      </w:ins>
      <w:ins w:id="92" w:author="晨沐" w:date="2026-04-13T10:16:00Z">
        <w:r>
          <w:rPr>
            <w:rFonts w:hint="eastAsia"/>
            <w:lang w:val="en-US" w:eastAsia="zh-CN"/>
          </w:rPr>
          <w:t>车辆</w:t>
        </w:r>
      </w:ins>
      <w:ins w:id="93" w:author="晨沐" w:date="2026-04-13T10:16:02Z">
        <w:r>
          <w:rPr>
            <w:rFonts w:hint="eastAsia"/>
            <w:lang w:val="en-US" w:eastAsia="zh-CN"/>
          </w:rPr>
          <w:t>采集</w:t>
        </w:r>
      </w:ins>
      <w:ins w:id="94" w:author="晨沐" w:date="2026-04-13T10:16:03Z">
        <w:r>
          <w:rPr>
            <w:rFonts w:hint="eastAsia"/>
            <w:lang w:val="en-US" w:eastAsia="zh-CN"/>
          </w:rPr>
          <w:t>软件</w:t>
        </w:r>
      </w:ins>
      <w:ins w:id="95" w:author="晨沐" w:date="2026-04-13T10:16:04Z">
        <w:r>
          <w:rPr>
            <w:rFonts w:hint="eastAsia"/>
            <w:lang w:val="en-US" w:eastAsia="zh-CN"/>
          </w:rPr>
          <w:t>生成的</w:t>
        </w:r>
      </w:ins>
      <w:ins w:id="96" w:author="晨沐" w:date="2026-04-13T10:16:10Z">
        <w:r>
          <w:rPr>
            <w:rFonts w:hint="eastAsia"/>
            <w:lang w:val="en-US" w:eastAsia="zh-CN"/>
          </w:rPr>
          <w:t>“</w:t>
        </w:r>
      </w:ins>
      <w:ins w:id="97" w:author="晨沐" w:date="2026-04-13T10:16:15Z">
        <w:r>
          <w:rPr>
            <w:rFonts w:hint="eastAsia"/>
            <w:lang w:val="en-US" w:eastAsia="zh-CN"/>
          </w:rPr>
          <w:t>一杆一档</w:t>
        </w:r>
      </w:ins>
      <w:ins w:id="98" w:author="晨沐" w:date="2026-04-13T10:16:10Z">
        <w:r>
          <w:rPr>
            <w:rFonts w:hint="eastAsia"/>
            <w:lang w:val="en-US" w:eastAsia="zh-CN"/>
          </w:rPr>
          <w:t>”</w:t>
        </w:r>
      </w:ins>
      <w:ins w:id="99" w:author="晨沐" w:date="2026-04-13T10:17:34Z">
        <w:r>
          <w:rPr>
            <w:rFonts w:hint="eastAsia"/>
            <w:lang w:val="en-US" w:eastAsia="zh-CN"/>
          </w:rPr>
          <w:t>成果</w:t>
        </w:r>
      </w:ins>
      <w:ins w:id="100" w:author="晨沐" w:date="2026-04-13T10:16:17Z">
        <w:r>
          <w:rPr>
            <w:rFonts w:hint="eastAsia"/>
            <w:lang w:val="en-US" w:eastAsia="zh-CN"/>
          </w:rPr>
          <w:t>库</w:t>
        </w:r>
      </w:ins>
      <w:ins w:id="101" w:author="晨沐" w:date="2026-04-13T10:16:19Z">
        <w:r>
          <w:rPr>
            <w:rFonts w:hint="eastAsia"/>
            <w:lang w:val="en-US" w:eastAsia="zh-CN"/>
          </w:rPr>
          <w:t>进行</w:t>
        </w:r>
      </w:ins>
      <w:ins w:id="102" w:author="晨沐" w:date="2026-04-13T10:16:30Z">
        <w:r>
          <w:rPr>
            <w:rFonts w:hint="eastAsia"/>
            <w:lang w:val="en-US" w:eastAsia="zh-CN"/>
          </w:rPr>
          <w:t>数据</w:t>
        </w:r>
      </w:ins>
      <w:ins w:id="103" w:author="晨沐" w:date="2026-04-13T10:16:32Z">
        <w:r>
          <w:rPr>
            <w:rFonts w:hint="eastAsia"/>
            <w:lang w:val="en-US" w:eastAsia="zh-CN"/>
          </w:rPr>
          <w:t>关联</w:t>
        </w:r>
      </w:ins>
      <w:del w:id="104" w:author="晨沐" w:date="2026-04-13T10:16:52Z">
        <w:r>
          <w:rPr>
            <w:rFonts w:hint="default"/>
            <w:lang w:val="en-US"/>
          </w:rPr>
          <w:delText>系统采用关联存储策略，将原始图像数据、</w:delText>
        </w:r>
      </w:del>
      <w:ins w:id="105" w:author="晨沐" w:date="2026-04-13T10:16:59Z">
        <w:r>
          <w:rPr>
            <w:rFonts w:hint="eastAsia"/>
            <w:lang w:val="en-US" w:eastAsia="zh-CN"/>
          </w:rPr>
          <w:t>，</w:t>
        </w:r>
      </w:ins>
      <w:ins w:id="106" w:author="晨沐" w:date="2026-04-13T10:17:01Z">
        <w:r>
          <w:rPr>
            <w:rFonts w:hint="eastAsia"/>
            <w:lang w:val="en-US" w:eastAsia="zh-CN"/>
          </w:rPr>
          <w:t>将</w:t>
        </w:r>
      </w:ins>
      <w:r>
        <w:t>AI分析结果以及人工复核确认的缺陷记录</w:t>
      </w:r>
      <w:del w:id="107" w:author="晨沐" w:date="2026-04-13T10:17:09Z">
        <w:r>
          <w:rPr>
            <w:rFonts w:hint="default"/>
            <w:lang w:val="en-US"/>
          </w:rPr>
          <w:delText>三者进行</w:delText>
        </w:r>
      </w:del>
      <w:ins w:id="108" w:author="晨沐" w:date="2026-04-13T10:17:09Z">
        <w:r>
          <w:rPr>
            <w:rFonts w:hint="eastAsia"/>
            <w:lang w:val="en-US" w:eastAsia="zh-CN"/>
          </w:rPr>
          <w:t>与</w:t>
        </w:r>
      </w:ins>
      <w:ins w:id="109" w:author="晨沐" w:date="2026-04-13T10:17:40Z">
        <w:r>
          <w:rPr>
            <w:rFonts w:hint="eastAsia"/>
            <w:lang w:val="en-US" w:eastAsia="zh-CN"/>
          </w:rPr>
          <w:t>成果</w:t>
        </w:r>
      </w:ins>
      <w:ins w:id="110" w:author="晨沐" w:date="2026-04-13T10:17:12Z">
        <w:r>
          <w:rPr>
            <w:rFonts w:hint="eastAsia"/>
            <w:lang w:val="en-US" w:eastAsia="zh-CN"/>
          </w:rPr>
          <w:t>库</w:t>
        </w:r>
      </w:ins>
      <w:r>
        <w:t>紧密绑定。每条缺陷记录均关联至具体的原始图像文件及其对应的分析结果数据，确保数据来源清晰、可追溯。所有数据按照统一的数据库结构进行存储，形成结构化的检测数据库，支持按线路、区站、杆号、时间等多维度进行快速检索与回溯。这种全生命周期的数据关联机制，使得从数据采集、分析处理到缺陷管理的每个环节都可追溯、可验证，为线路质量评估和维修决策提供完整的数据链。</w:t>
      </w:r>
    </w:p>
    <w:p w14:paraId="4B616A6D">
      <w:pPr>
        <w:pStyle w:val="5"/>
        <w:rPr>
          <w:strike/>
          <w:rPrChange w:id="111" w:author="晨沐" w:date="2026-04-13T09:54:31Z">
            <w:rPr/>
          </w:rPrChange>
        </w:rPr>
      </w:pPr>
      <w:r>
        <w:rPr>
          <w:rFonts w:hint="eastAsia"/>
          <w:strike/>
          <w:lang w:eastAsia="zh-CN"/>
          <w:rPrChange w:id="112" w:author="晨沐" w:date="2026-04-13T09:54:31Z">
            <w:rPr>
              <w:rFonts w:hint="eastAsia"/>
              <w:lang w:eastAsia="zh-CN"/>
            </w:rPr>
          </w:rPrChange>
        </w:rPr>
        <w:t>4</w:t>
      </w:r>
      <w:r>
        <w:rPr>
          <w:strike/>
          <w:rPrChange w:id="113" w:author="晨沐" w:date="2026-04-13T09:54:31Z">
            <w:rPr/>
          </w:rPrChange>
        </w:rPr>
        <w:t>.2.2 目录规范</w:t>
      </w:r>
    </w:p>
    <w:p w14:paraId="19B97ADE">
      <w:pPr>
        <w:pStyle w:val="4"/>
        <w:ind w:firstLine="480"/>
        <w:rPr>
          <w:strike/>
          <w:rPrChange w:id="114" w:author="晨沐" w:date="2026-04-13T09:54:31Z">
            <w:rPr/>
          </w:rPrChange>
        </w:rPr>
      </w:pPr>
      <w:r>
        <w:rPr>
          <w:strike/>
          <w:rPrChange w:id="115" w:author="晨沐" w:date="2026-04-13T09:54:31Z">
            <w:rPr/>
          </w:rPrChange>
        </w:rPr>
        <w:t>为保障数据存储的规范性与一致性，系统严格遵循三级目录结构进行文件组织：第一级为线路名称（如“京沪线”），第二级为区站名称（如“济南站”），第三级为支柱号（如“P125”）。在每个支柱号对应的目录下，存储该支柱的所有相关数据，包括一个名为“info.xml”的元数据描述文件以及若干原始图像文件。info.xml文件采用标准XML格式，详细记录该支柱的线路信息、地理位置、检测时间、传感器参数、关联缺陷列表等元数据，确保每个支柱的数据自包含、可解析。该目录规范不仅便于数据管理与交换，也为后续数据分析、报告生成和系统集成提供了统一的接口标准。</w:t>
      </w:r>
    </w:p>
    <w:p w14:paraId="21208929">
      <w:pPr>
        <w:pStyle w:val="5"/>
        <w:rPr>
          <w:strike/>
          <w:rPrChange w:id="116" w:author="晨沐" w:date="2026-04-13T09:54:31Z">
            <w:rPr/>
          </w:rPrChange>
        </w:rPr>
      </w:pPr>
      <w:r>
        <w:rPr>
          <w:rFonts w:hint="eastAsia"/>
          <w:strike/>
          <w:lang w:eastAsia="zh-CN"/>
          <w:rPrChange w:id="117" w:author="晨沐" w:date="2026-04-13T09:54:31Z">
            <w:rPr>
              <w:rFonts w:hint="eastAsia"/>
              <w:lang w:eastAsia="zh-CN"/>
            </w:rPr>
          </w:rPrChange>
        </w:rPr>
        <w:t>4</w:t>
      </w:r>
      <w:r>
        <w:rPr>
          <w:strike/>
          <w:rPrChange w:id="118" w:author="晨沐" w:date="2026-04-13T09:54:31Z">
            <w:rPr/>
          </w:rPrChange>
        </w:rPr>
        <w:t>.2.3 info.xml 完整字段</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5046"/>
      </w:tblGrid>
      <w:tr w14:paraId="5E6E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33AE724B">
            <w:pPr>
              <w:pStyle w:val="37"/>
              <w:ind w:firstLine="0" w:firstLineChars="0"/>
              <w:rPr>
                <w:strike/>
                <w:kern w:val="2"/>
                <w:sz w:val="21"/>
                <w:szCs w:val="24"/>
                <w:rPrChange w:id="119" w:author="晨沐" w:date="2026-04-13T09:54:31Z">
                  <w:rPr>
                    <w:kern w:val="2"/>
                    <w:sz w:val="21"/>
                    <w:szCs w:val="24"/>
                  </w:rPr>
                </w:rPrChange>
              </w:rPr>
            </w:pPr>
            <w:r>
              <w:rPr>
                <w:rFonts w:hint="eastAsia"/>
                <w:strike/>
                <w:kern w:val="2"/>
                <w:sz w:val="21"/>
                <w:szCs w:val="24"/>
                <w:rPrChange w:id="120" w:author="晨沐" w:date="2026-04-13T09:54:31Z">
                  <w:rPr>
                    <w:rFonts w:hint="eastAsia"/>
                    <w:kern w:val="2"/>
                    <w:sz w:val="21"/>
                    <w:szCs w:val="24"/>
                  </w:rPr>
                </w:rPrChange>
              </w:rPr>
              <w:t>字段类别</w:t>
            </w:r>
          </w:p>
        </w:tc>
        <w:tc>
          <w:tcPr>
            <w:tcW w:w="0" w:type="auto"/>
            <w:tcBorders>
              <w:top w:val="nil"/>
              <w:bottom w:val="nil"/>
              <w:right w:val="nil"/>
              <w:insideV w:val="nil"/>
              <w:tl2br w:val="nil"/>
              <w:tr2bl w:val="nil"/>
            </w:tcBorders>
            <w:vAlign w:val="bottom"/>
          </w:tcPr>
          <w:p w14:paraId="18DDED03">
            <w:pPr>
              <w:pStyle w:val="37"/>
              <w:ind w:firstLine="0" w:firstLineChars="0"/>
              <w:rPr>
                <w:strike/>
                <w:kern w:val="2"/>
                <w:sz w:val="21"/>
                <w:szCs w:val="24"/>
                <w:rPrChange w:id="121" w:author="晨沐" w:date="2026-04-13T09:54:31Z">
                  <w:rPr>
                    <w:kern w:val="2"/>
                    <w:sz w:val="21"/>
                    <w:szCs w:val="24"/>
                  </w:rPr>
                </w:rPrChange>
              </w:rPr>
            </w:pPr>
            <w:r>
              <w:rPr>
                <w:rFonts w:hint="eastAsia"/>
                <w:strike/>
                <w:kern w:val="2"/>
                <w:sz w:val="21"/>
                <w:szCs w:val="24"/>
                <w:rPrChange w:id="122" w:author="晨沐" w:date="2026-04-13T09:54:31Z">
                  <w:rPr>
                    <w:rFonts w:hint="eastAsia"/>
                    <w:kern w:val="2"/>
                    <w:sz w:val="21"/>
                    <w:szCs w:val="24"/>
                  </w:rPr>
                </w:rPrChange>
              </w:rPr>
              <w:t>包含内容</w:t>
            </w:r>
          </w:p>
        </w:tc>
      </w:tr>
      <w:tr w14:paraId="278E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15D90F">
            <w:pPr>
              <w:pStyle w:val="37"/>
              <w:ind w:firstLine="0" w:firstLineChars="0"/>
              <w:rPr>
                <w:strike/>
                <w:kern w:val="2"/>
                <w:sz w:val="21"/>
                <w:szCs w:val="24"/>
                <w:rPrChange w:id="123" w:author="晨沐" w:date="2026-04-13T09:54:31Z">
                  <w:rPr>
                    <w:kern w:val="2"/>
                    <w:sz w:val="21"/>
                    <w:szCs w:val="24"/>
                  </w:rPr>
                </w:rPrChange>
              </w:rPr>
            </w:pPr>
            <w:r>
              <w:rPr>
                <w:rFonts w:hint="eastAsia"/>
                <w:strike/>
                <w:kern w:val="2"/>
                <w:sz w:val="21"/>
                <w:szCs w:val="24"/>
                <w:rPrChange w:id="124" w:author="晨沐" w:date="2026-04-13T09:54:31Z">
                  <w:rPr>
                    <w:rFonts w:hint="eastAsia"/>
                    <w:kern w:val="2"/>
                    <w:sz w:val="21"/>
                    <w:szCs w:val="24"/>
                  </w:rPr>
                </w:rPrChange>
              </w:rPr>
              <w:t>基础信息</w:t>
            </w:r>
          </w:p>
        </w:tc>
        <w:tc>
          <w:tcPr>
            <w:tcW w:w="0" w:type="auto"/>
          </w:tcPr>
          <w:p w14:paraId="492DB09E">
            <w:pPr>
              <w:pStyle w:val="37"/>
              <w:ind w:firstLine="0" w:firstLineChars="0"/>
              <w:rPr>
                <w:strike/>
                <w:kern w:val="2"/>
                <w:sz w:val="21"/>
                <w:szCs w:val="24"/>
                <w:rPrChange w:id="125" w:author="晨沐" w:date="2026-04-13T09:54:31Z">
                  <w:rPr>
                    <w:kern w:val="2"/>
                    <w:sz w:val="21"/>
                    <w:szCs w:val="24"/>
                  </w:rPr>
                </w:rPrChange>
              </w:rPr>
            </w:pPr>
            <w:r>
              <w:rPr>
                <w:rFonts w:hint="eastAsia"/>
                <w:strike/>
                <w:kern w:val="2"/>
                <w:sz w:val="21"/>
                <w:szCs w:val="24"/>
                <w:rPrChange w:id="126" w:author="晨沐" w:date="2026-04-13T09:54:31Z">
                  <w:rPr>
                    <w:rFonts w:hint="eastAsia"/>
                    <w:kern w:val="2"/>
                    <w:sz w:val="21"/>
                    <w:szCs w:val="24"/>
                  </w:rPr>
                </w:rPrChange>
              </w:rPr>
              <w:t>缺陷编码、公里标、支柱号、检测时间、帧号、车速</w:t>
            </w:r>
          </w:p>
        </w:tc>
      </w:tr>
      <w:tr w14:paraId="47A1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893581">
            <w:pPr>
              <w:pStyle w:val="37"/>
              <w:ind w:firstLine="0" w:firstLineChars="0"/>
              <w:rPr>
                <w:strike/>
                <w:kern w:val="2"/>
                <w:sz w:val="21"/>
                <w:szCs w:val="24"/>
                <w:rPrChange w:id="127" w:author="晨沐" w:date="2026-04-13T09:54:31Z">
                  <w:rPr>
                    <w:kern w:val="2"/>
                    <w:sz w:val="21"/>
                    <w:szCs w:val="24"/>
                  </w:rPr>
                </w:rPrChange>
              </w:rPr>
            </w:pPr>
            <w:r>
              <w:rPr>
                <w:rFonts w:hint="eastAsia"/>
                <w:strike/>
                <w:kern w:val="2"/>
                <w:sz w:val="21"/>
                <w:szCs w:val="24"/>
                <w:rPrChange w:id="128" w:author="晨沐" w:date="2026-04-13T09:54:31Z">
                  <w:rPr>
                    <w:rFonts w:hint="eastAsia"/>
                    <w:kern w:val="2"/>
                    <w:sz w:val="21"/>
                    <w:szCs w:val="24"/>
                  </w:rPr>
                </w:rPrChange>
              </w:rPr>
              <w:t>几何参数</w:t>
            </w:r>
          </w:p>
        </w:tc>
        <w:tc>
          <w:tcPr>
            <w:tcW w:w="0" w:type="auto"/>
          </w:tcPr>
          <w:p w14:paraId="4F644D59">
            <w:pPr>
              <w:pStyle w:val="37"/>
              <w:ind w:firstLine="0" w:firstLineChars="0"/>
              <w:rPr>
                <w:strike/>
                <w:kern w:val="2"/>
                <w:sz w:val="21"/>
                <w:szCs w:val="24"/>
                <w:rPrChange w:id="129" w:author="晨沐" w:date="2026-04-13T09:54:31Z">
                  <w:rPr>
                    <w:kern w:val="2"/>
                    <w:sz w:val="21"/>
                    <w:szCs w:val="24"/>
                  </w:rPr>
                </w:rPrChange>
              </w:rPr>
            </w:pPr>
            <w:r>
              <w:rPr>
                <w:rFonts w:hint="eastAsia"/>
                <w:strike/>
                <w:kern w:val="2"/>
                <w:sz w:val="21"/>
                <w:szCs w:val="24"/>
                <w:rPrChange w:id="130" w:author="晨沐" w:date="2026-04-13T09:54:31Z">
                  <w:rPr>
                    <w:rFonts w:hint="eastAsia"/>
                    <w:kern w:val="2"/>
                    <w:sz w:val="21"/>
                    <w:szCs w:val="24"/>
                  </w:rPr>
                </w:rPrChange>
              </w:rPr>
              <w:t>导高、拉出值、双支高度差、水平距离</w:t>
            </w:r>
          </w:p>
        </w:tc>
      </w:tr>
      <w:tr w14:paraId="1508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3853A5">
            <w:pPr>
              <w:pStyle w:val="37"/>
              <w:ind w:firstLine="0" w:firstLineChars="0"/>
              <w:rPr>
                <w:strike/>
                <w:kern w:val="2"/>
                <w:sz w:val="21"/>
                <w:szCs w:val="24"/>
                <w:rPrChange w:id="131" w:author="晨沐" w:date="2026-04-13T09:54:31Z">
                  <w:rPr>
                    <w:kern w:val="2"/>
                    <w:sz w:val="21"/>
                    <w:szCs w:val="24"/>
                  </w:rPr>
                </w:rPrChange>
              </w:rPr>
            </w:pPr>
            <w:r>
              <w:rPr>
                <w:rFonts w:hint="eastAsia"/>
                <w:strike/>
                <w:kern w:val="2"/>
                <w:sz w:val="21"/>
                <w:szCs w:val="24"/>
                <w:rPrChange w:id="132" w:author="晨沐" w:date="2026-04-13T09:54:31Z">
                  <w:rPr>
                    <w:rFonts w:hint="eastAsia"/>
                    <w:kern w:val="2"/>
                    <w:sz w:val="21"/>
                    <w:szCs w:val="24"/>
                  </w:rPr>
                </w:rPrChange>
              </w:rPr>
              <w:t>定位信息</w:t>
            </w:r>
          </w:p>
        </w:tc>
        <w:tc>
          <w:tcPr>
            <w:tcW w:w="0" w:type="auto"/>
          </w:tcPr>
          <w:p w14:paraId="09AD9115">
            <w:pPr>
              <w:pStyle w:val="37"/>
              <w:ind w:firstLine="0" w:firstLineChars="0"/>
              <w:rPr>
                <w:strike/>
                <w:kern w:val="2"/>
                <w:sz w:val="21"/>
                <w:szCs w:val="24"/>
                <w:rPrChange w:id="133" w:author="晨沐" w:date="2026-04-13T09:54:31Z">
                  <w:rPr>
                    <w:kern w:val="2"/>
                    <w:sz w:val="21"/>
                    <w:szCs w:val="24"/>
                  </w:rPr>
                </w:rPrChange>
              </w:rPr>
            </w:pPr>
            <w:r>
              <w:rPr>
                <w:rFonts w:hint="eastAsia"/>
                <w:strike/>
                <w:kern w:val="2"/>
                <w:sz w:val="21"/>
                <w:szCs w:val="24"/>
                <w:rPrChange w:id="134" w:author="晨沐" w:date="2026-04-13T09:54:31Z">
                  <w:rPr>
                    <w:rFonts w:hint="eastAsia"/>
                    <w:kern w:val="2"/>
                    <w:sz w:val="21"/>
                    <w:szCs w:val="24"/>
                  </w:rPr>
                </w:rPrChange>
              </w:rPr>
              <w:t>坐标精度、经纬度</w:t>
            </w:r>
          </w:p>
        </w:tc>
      </w:tr>
      <w:bookmarkEnd w:id="83"/>
      <w:bookmarkEnd w:id="84"/>
    </w:tbl>
    <w:p w14:paraId="3DD15EDC">
      <w:pPr>
        <w:pStyle w:val="5"/>
      </w:pPr>
      <w:bookmarkStart w:id="86" w:name="_Toc765557948"/>
      <w:bookmarkStart w:id="87" w:name="_Toc223475277"/>
      <w:bookmarkStart w:id="88" w:name="_Toc223512794"/>
      <w:bookmarkStart w:id="89" w:name="Xac9f430e9f3f91bc349593bbf0437448e55728e"/>
      <w:r>
        <w:rPr>
          <w:rFonts w:hint="eastAsia"/>
          <w:lang w:eastAsia="zh-CN"/>
        </w:rPr>
        <w:t>4</w:t>
      </w:r>
      <w:r>
        <w:t>.2.</w:t>
      </w:r>
      <w:del w:id="135" w:author="晨沐" w:date="2026-04-13T10:03:56Z">
        <w:r>
          <w:rPr>
            <w:rFonts w:hint="default"/>
            <w:lang w:val="en-US"/>
          </w:rPr>
          <w:delText>4</w:delText>
        </w:r>
      </w:del>
      <w:ins w:id="136" w:author="晨沐" w:date="2026-04-13T10:03:56Z">
        <w:r>
          <w:rPr>
            <w:rFonts w:hint="eastAsia"/>
            <w:lang w:val="en-US" w:eastAsia="zh-CN"/>
          </w:rPr>
          <w:t>2</w:t>
        </w:r>
      </w:ins>
      <w:r>
        <w:t xml:space="preserve"> 配置灵活性</w:t>
      </w:r>
      <w:bookmarkEnd w:id="86"/>
    </w:p>
    <w:p w14:paraId="60194480">
      <w:pPr>
        <w:pStyle w:val="4"/>
        <w:ind w:firstLine="480"/>
      </w:pPr>
      <w:r>
        <w:t>为适应不同运维场景下存储环境的多样化需求，系统支持对数据读写路径进行动态配置。管理员可根据实际部署情况，灵活设置</w:t>
      </w:r>
      <w:del w:id="137" w:author="晨沐" w:date="2026-04-13T10:18:14Z">
        <w:r>
          <w:rPr/>
          <w:delText>原始数据、</w:delText>
        </w:r>
      </w:del>
      <w:r>
        <w:t>分析结果及缺陷库的存储位置。该配置无需重启系统或修改底层代码，可通过管理界面或配置文件实时调整，极大提升了系统在不同硬件环境与运维模式下的部署灵活性。无论是现场作业需要快速读写本地缓存，还是数据中心要求将数据集中存储至专用服务器，系统均可通过路径动态配置快速适配，确保数据流的畅通与存储资源的最优化利用。</w:t>
      </w:r>
    </w:p>
    <w:p w14:paraId="2B1CA389">
      <w:pPr>
        <w:pStyle w:val="3"/>
      </w:pPr>
      <w:bookmarkStart w:id="90" w:name="_Toc1157902859"/>
      <w:r>
        <w:rPr>
          <w:rFonts w:hint="eastAsia"/>
          <w:lang w:eastAsia="zh-CN"/>
        </w:rPr>
        <w:t>4</w:t>
      </w:r>
      <w:r>
        <w:t>.3 缺陷复核闭环与质量管控</w:t>
      </w:r>
      <w:bookmarkEnd w:id="87"/>
      <w:bookmarkEnd w:id="88"/>
      <w:bookmarkEnd w:id="90"/>
    </w:p>
    <w:p w14:paraId="764A9726">
      <w:pPr>
        <w:pStyle w:val="5"/>
      </w:pPr>
      <w:bookmarkStart w:id="91" w:name="X4162d85406c92e59092fd195a724d9c71688f80"/>
      <w:r>
        <w:rPr>
          <w:rFonts w:hint="eastAsia"/>
          <w:lang w:eastAsia="zh-CN"/>
        </w:rPr>
        <w:t>4</w:t>
      </w:r>
      <w:r>
        <w:t>.3.1 疑似缺陷工作流程</w:t>
      </w:r>
    </w:p>
    <w:p w14:paraId="4A30530E">
      <w:pPr>
        <w:pStyle w:val="4"/>
        <w:jc w:val="center"/>
        <w:rPr>
          <w:kern w:val="2"/>
          <w:sz w:val="21"/>
          <w:szCs w:val="24"/>
        </w:rPr>
      </w:pPr>
      <w:r>
        <w:rPr>
          <w:rFonts w:hint="eastAsia"/>
          <w:kern w:val="2"/>
          <w:sz w:val="21"/>
          <w:szCs w:val="24"/>
        </w:rPr>
        <w:drawing>
          <wp:inline distT="0" distB="0" distL="114300" distR="114300">
            <wp:extent cx="4434840" cy="3831590"/>
            <wp:effectExtent l="0" t="0" r="1016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434840" cy="3831590"/>
                    </a:xfrm>
                    <a:prstGeom prst="rect">
                      <a:avLst/>
                    </a:prstGeom>
                    <a:noFill/>
                    <a:ln>
                      <a:noFill/>
                    </a:ln>
                  </pic:spPr>
                </pic:pic>
              </a:graphicData>
            </a:graphic>
          </wp:inline>
        </w:drawing>
      </w:r>
    </w:p>
    <w:bookmarkEnd w:id="91"/>
    <w:p w14:paraId="79D5B246">
      <w:pPr>
        <w:pStyle w:val="5"/>
      </w:pPr>
      <w:bookmarkStart w:id="92" w:name="X722495907c678044d865440913e945db72fbb0c"/>
      <w:r>
        <w:rPr>
          <w:rFonts w:hint="eastAsia"/>
          <w:lang w:eastAsia="zh-CN"/>
        </w:rPr>
        <w:t>4</w:t>
      </w:r>
      <w:r>
        <w:t>.3.2 三态裁决机制</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686"/>
        <w:gridCol w:w="1896"/>
      </w:tblGrid>
      <w:tr w14:paraId="3CADA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1000A2CD">
            <w:pPr>
              <w:pStyle w:val="37"/>
              <w:ind w:firstLine="0" w:firstLineChars="0"/>
              <w:rPr>
                <w:kern w:val="2"/>
                <w:sz w:val="21"/>
                <w:szCs w:val="24"/>
              </w:rPr>
            </w:pPr>
            <w:r>
              <w:rPr>
                <w:rFonts w:hint="eastAsia"/>
                <w:kern w:val="2"/>
                <w:sz w:val="21"/>
                <w:szCs w:val="24"/>
              </w:rPr>
              <w:t>裁决类型</w:t>
            </w:r>
          </w:p>
        </w:tc>
        <w:tc>
          <w:tcPr>
            <w:tcW w:w="0" w:type="auto"/>
            <w:tcBorders>
              <w:top w:val="nil"/>
              <w:bottom w:val="nil"/>
              <w:right w:val="nil"/>
              <w:insideV w:val="nil"/>
              <w:tl2br w:val="nil"/>
              <w:tr2bl w:val="nil"/>
            </w:tcBorders>
            <w:vAlign w:val="bottom"/>
          </w:tcPr>
          <w:p w14:paraId="3084761C">
            <w:pPr>
              <w:pStyle w:val="37"/>
              <w:ind w:firstLine="0" w:firstLineChars="0"/>
              <w:rPr>
                <w:kern w:val="2"/>
                <w:sz w:val="21"/>
                <w:szCs w:val="24"/>
              </w:rPr>
            </w:pPr>
            <w:r>
              <w:rPr>
                <w:rFonts w:hint="eastAsia"/>
                <w:kern w:val="2"/>
                <w:sz w:val="21"/>
                <w:szCs w:val="24"/>
              </w:rPr>
              <w:t>说明</w:t>
            </w:r>
          </w:p>
        </w:tc>
        <w:tc>
          <w:tcPr>
            <w:tcW w:w="0" w:type="auto"/>
            <w:tcBorders>
              <w:top w:val="nil"/>
              <w:bottom w:val="nil"/>
              <w:right w:val="nil"/>
              <w:insideV w:val="nil"/>
              <w:tl2br w:val="nil"/>
              <w:tr2bl w:val="nil"/>
            </w:tcBorders>
            <w:vAlign w:val="bottom"/>
          </w:tcPr>
          <w:p w14:paraId="7ED8C1CA">
            <w:pPr>
              <w:pStyle w:val="37"/>
              <w:ind w:firstLine="0" w:firstLineChars="0"/>
              <w:rPr>
                <w:kern w:val="2"/>
                <w:sz w:val="21"/>
                <w:szCs w:val="24"/>
              </w:rPr>
            </w:pPr>
            <w:r>
              <w:rPr>
                <w:rFonts w:hint="eastAsia"/>
                <w:kern w:val="2"/>
                <w:sz w:val="21"/>
                <w:szCs w:val="24"/>
              </w:rPr>
              <w:t>后续处理</w:t>
            </w:r>
          </w:p>
        </w:tc>
      </w:tr>
      <w:tr w14:paraId="2D9E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FCECB">
            <w:pPr>
              <w:pStyle w:val="37"/>
              <w:ind w:firstLine="0" w:firstLineChars="0"/>
              <w:rPr>
                <w:kern w:val="2"/>
                <w:sz w:val="21"/>
                <w:szCs w:val="24"/>
              </w:rPr>
            </w:pPr>
            <w:r>
              <w:rPr>
                <w:rFonts w:hint="eastAsia"/>
                <w:kern w:val="2"/>
                <w:sz w:val="21"/>
                <w:szCs w:val="24"/>
              </w:rPr>
              <w:t>确认</w:t>
            </w:r>
          </w:p>
        </w:tc>
        <w:tc>
          <w:tcPr>
            <w:tcW w:w="0" w:type="auto"/>
          </w:tcPr>
          <w:p w14:paraId="20E2B39E">
            <w:pPr>
              <w:pStyle w:val="37"/>
              <w:ind w:firstLine="0" w:firstLineChars="0"/>
              <w:rPr>
                <w:kern w:val="2"/>
                <w:sz w:val="21"/>
                <w:szCs w:val="24"/>
              </w:rPr>
            </w:pPr>
            <w:r>
              <w:rPr>
                <w:rFonts w:hint="eastAsia"/>
                <w:kern w:val="2"/>
                <w:sz w:val="21"/>
                <w:szCs w:val="24"/>
              </w:rPr>
              <w:t>转为正式缺陷</w:t>
            </w:r>
          </w:p>
        </w:tc>
        <w:tc>
          <w:tcPr>
            <w:tcW w:w="0" w:type="auto"/>
          </w:tcPr>
          <w:p w14:paraId="54D3F036">
            <w:pPr>
              <w:pStyle w:val="37"/>
              <w:ind w:firstLine="0" w:firstLineChars="0"/>
              <w:rPr>
                <w:kern w:val="2"/>
                <w:sz w:val="21"/>
                <w:szCs w:val="24"/>
              </w:rPr>
            </w:pPr>
            <w:r>
              <w:rPr>
                <w:rFonts w:hint="eastAsia"/>
                <w:kern w:val="2"/>
                <w:sz w:val="21"/>
                <w:szCs w:val="24"/>
              </w:rPr>
              <w:t>纳入缺陷管理流程</w:t>
            </w:r>
          </w:p>
        </w:tc>
      </w:tr>
      <w:tr w14:paraId="1472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594419">
            <w:pPr>
              <w:pStyle w:val="37"/>
              <w:ind w:firstLine="0" w:firstLineChars="0"/>
              <w:rPr>
                <w:kern w:val="2"/>
                <w:sz w:val="21"/>
                <w:szCs w:val="24"/>
              </w:rPr>
            </w:pPr>
            <w:r>
              <w:rPr>
                <w:rFonts w:hint="eastAsia"/>
                <w:kern w:val="2"/>
                <w:sz w:val="21"/>
                <w:szCs w:val="24"/>
              </w:rPr>
              <w:t>待观察</w:t>
            </w:r>
          </w:p>
        </w:tc>
        <w:tc>
          <w:tcPr>
            <w:tcW w:w="0" w:type="auto"/>
          </w:tcPr>
          <w:p w14:paraId="49641DB1">
            <w:pPr>
              <w:pStyle w:val="37"/>
              <w:ind w:firstLine="0" w:firstLineChars="0"/>
              <w:rPr>
                <w:kern w:val="2"/>
                <w:sz w:val="21"/>
                <w:szCs w:val="24"/>
              </w:rPr>
            </w:pPr>
            <w:r>
              <w:rPr>
                <w:rFonts w:hint="eastAsia"/>
                <w:kern w:val="2"/>
                <w:sz w:val="21"/>
                <w:szCs w:val="24"/>
              </w:rPr>
              <w:t>保存为待观察项</w:t>
            </w:r>
          </w:p>
        </w:tc>
        <w:tc>
          <w:tcPr>
            <w:tcW w:w="0" w:type="auto"/>
          </w:tcPr>
          <w:p w14:paraId="710B94B5">
            <w:pPr>
              <w:pStyle w:val="37"/>
              <w:ind w:firstLine="0" w:firstLineChars="0"/>
              <w:rPr>
                <w:kern w:val="2"/>
                <w:sz w:val="21"/>
                <w:szCs w:val="24"/>
              </w:rPr>
            </w:pPr>
            <w:r>
              <w:rPr>
                <w:rFonts w:hint="eastAsia"/>
                <w:kern w:val="2"/>
                <w:sz w:val="21"/>
                <w:szCs w:val="24"/>
              </w:rPr>
              <w:t>后续重点关注</w:t>
            </w:r>
          </w:p>
        </w:tc>
      </w:tr>
      <w:tr w14:paraId="0E22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3255A8">
            <w:pPr>
              <w:pStyle w:val="37"/>
              <w:ind w:firstLine="0" w:firstLineChars="0"/>
              <w:rPr>
                <w:kern w:val="2"/>
                <w:sz w:val="21"/>
                <w:szCs w:val="24"/>
              </w:rPr>
            </w:pPr>
            <w:r>
              <w:rPr>
                <w:rFonts w:hint="eastAsia"/>
                <w:kern w:val="2"/>
                <w:sz w:val="21"/>
                <w:szCs w:val="24"/>
              </w:rPr>
              <w:t>驳回</w:t>
            </w:r>
          </w:p>
        </w:tc>
        <w:tc>
          <w:tcPr>
            <w:tcW w:w="0" w:type="auto"/>
          </w:tcPr>
          <w:p w14:paraId="2E06E31D">
            <w:pPr>
              <w:pStyle w:val="37"/>
              <w:ind w:firstLine="0" w:firstLineChars="0"/>
              <w:rPr>
                <w:kern w:val="2"/>
                <w:sz w:val="21"/>
                <w:szCs w:val="24"/>
              </w:rPr>
            </w:pPr>
            <w:r>
              <w:rPr>
                <w:rFonts w:hint="eastAsia"/>
                <w:kern w:val="2"/>
                <w:sz w:val="21"/>
                <w:szCs w:val="24"/>
              </w:rPr>
              <w:t>视为误报</w:t>
            </w:r>
          </w:p>
        </w:tc>
        <w:tc>
          <w:tcPr>
            <w:tcW w:w="0" w:type="auto"/>
          </w:tcPr>
          <w:p w14:paraId="39F001D1">
            <w:pPr>
              <w:pStyle w:val="37"/>
              <w:ind w:firstLine="0" w:firstLineChars="0"/>
              <w:rPr>
                <w:kern w:val="2"/>
                <w:sz w:val="21"/>
                <w:szCs w:val="24"/>
              </w:rPr>
            </w:pPr>
            <w:r>
              <w:rPr>
                <w:rFonts w:hint="eastAsia"/>
                <w:kern w:val="2"/>
                <w:sz w:val="21"/>
                <w:szCs w:val="24"/>
              </w:rPr>
              <w:t>标记为非缺陷</w:t>
            </w:r>
          </w:p>
        </w:tc>
      </w:tr>
      <w:bookmarkEnd w:id="89"/>
      <w:bookmarkEnd w:id="92"/>
    </w:tbl>
    <w:p w14:paraId="04974AD9">
      <w:pPr>
        <w:pStyle w:val="5"/>
      </w:pPr>
      <w:bookmarkStart w:id="93" w:name="X220917638bc55bb5e88916f59a2d630484f7601"/>
      <w:bookmarkStart w:id="94" w:name="X8de033238b3d34759527497d7d4799587c339f3"/>
      <w:r>
        <w:rPr>
          <w:rFonts w:hint="eastAsia"/>
          <w:lang w:eastAsia="zh-CN"/>
        </w:rPr>
        <w:t>4</w:t>
      </w:r>
      <w:r>
        <w:t xml:space="preserve">.3.3 状态同步与审计  </w:t>
      </w:r>
    </w:p>
    <w:p w14:paraId="1E7E4FCF">
      <w:pPr>
        <w:pStyle w:val="4"/>
        <w:ind w:firstLine="480"/>
      </w:pPr>
      <w:r>
        <w:t>系统确保缺陷复核过程中的每一次状态变更都能够实时、准确地反映到所有相关功能模块中。复核结论一旦确认，将自动同步至首页任务看板、数据报表模块以及统计分析视图，保证各模块展示的数据一致性和实时性。同时，系统对每一次状态变更（如复核通过、驳回、标记疑似等）均生成详细的审计日志，记录操作时间、操作用户、变更前状态、变更后状态及备注信息。审计日志支持按时间范围、用户、缺陷ID等条件进行检索与导出，便于后续进行全流程操作回放与溯源分析，满足质量管理和责任追溯的要求。</w:t>
      </w:r>
    </w:p>
    <w:p w14:paraId="2363AB10">
      <w:pPr>
        <w:pStyle w:val="3"/>
      </w:pPr>
      <w:bookmarkStart w:id="95" w:name="_Toc376542099"/>
      <w:r>
        <w:rPr>
          <w:rFonts w:hint="eastAsia"/>
          <w:lang w:eastAsia="zh-CN"/>
        </w:rPr>
        <w:t>4</w:t>
      </w:r>
      <w:r>
        <w:t>.4 多维度统计与趋势分析</w:t>
      </w:r>
      <w:bookmarkEnd w:id="95"/>
      <w:r>
        <w:t xml:space="preserve">  </w:t>
      </w:r>
    </w:p>
    <w:p w14:paraId="3A36ECA4">
      <w:pPr>
        <w:pStyle w:val="4"/>
        <w:ind w:firstLine="480"/>
      </w:pPr>
      <w:r>
        <w:t>系统提供丰富的数据统计与趋势分析功能，支持用户从时间、空间、缺陷类型等多个维度深入挖掘检测数据的内在规律，为线路运维决策提供数据支撑。</w:t>
      </w:r>
    </w:p>
    <w:p w14:paraId="224A0A43">
      <w:pPr>
        <w:pStyle w:val="5"/>
      </w:pPr>
      <w:r>
        <w:rPr>
          <w:rFonts w:hint="eastAsia"/>
          <w:lang w:eastAsia="zh-CN"/>
        </w:rPr>
        <w:t>4</w:t>
      </w:r>
      <w:r>
        <w:t xml:space="preserve">.4.1 时间维度分析  </w:t>
      </w:r>
    </w:p>
    <w:p w14:paraId="50AA43C2">
      <w:pPr>
        <w:pStyle w:val="4"/>
        <w:ind w:firstLine="480"/>
      </w:pPr>
      <w:r>
        <w:t>基于历史检测数据，系统可按月度、季度等时间周期统计分析缺陷数量的变化趋势，生成缺陷增长率曲线图，直观反映线路质量随时间的演变情况。同时，对AI分析模型的精度指标（如准确率、召回率）进行持续跟踪，展示模型性能的波动与改进效果。此外，统计各时间段内的检测任务频次，辅助评估检测作业的覆盖密度和执行规律。</w:t>
      </w:r>
    </w:p>
    <w:p w14:paraId="2C5A4141">
      <w:pPr>
        <w:pStyle w:val="5"/>
      </w:pPr>
      <w:r>
        <w:rPr>
          <w:rFonts w:hint="eastAsia"/>
          <w:lang w:eastAsia="zh-CN"/>
        </w:rPr>
        <w:t>4</w:t>
      </w:r>
      <w:r>
        <w:t xml:space="preserve">.4.2 空间维度分析  </w:t>
      </w:r>
    </w:p>
    <w:p w14:paraId="7CB1F4F8">
      <w:pPr>
        <w:pStyle w:val="4"/>
        <w:ind w:firstLine="480"/>
      </w:pPr>
      <w:r>
        <w:t>系统支持按线路进行缺陷密度排名，输出各线路单位长度内的缺陷数量对比。</w:t>
      </w:r>
    </w:p>
    <w:p w14:paraId="7684E666">
      <w:pPr>
        <w:pStyle w:val="5"/>
      </w:pPr>
      <w:r>
        <w:rPr>
          <w:rFonts w:hint="eastAsia"/>
          <w:lang w:eastAsia="zh-CN"/>
        </w:rPr>
        <w:t>4</w:t>
      </w:r>
      <w:r>
        <w:t xml:space="preserve">.4.3 类型维度分析  </w:t>
      </w:r>
    </w:p>
    <w:p w14:paraId="1526E6F1">
      <w:pPr>
        <w:pStyle w:val="4"/>
        <w:ind w:firstLine="480"/>
      </w:pPr>
      <w:r>
        <w:t>针对缺陷类型，系统生成环形图展示各类缺陷的占比情况，清晰呈现缺陷构成的整体结构。自动统计并列出出现频率最高的前10种缺陷类型（TOP10高频缺陷清单），便于重点关注普遍性问题。此外，根据缺陷严重程度（如轻微、中等、严重）进行分类统计，输出各严重等级下的缺陷数量与占比，辅助评估线路安全隐患的紧急程度。</w:t>
      </w:r>
    </w:p>
    <w:p w14:paraId="6362769C">
      <w:pPr>
        <w:pStyle w:val="5"/>
      </w:pPr>
      <w:r>
        <w:rPr>
          <w:rFonts w:hint="eastAsia"/>
          <w:lang w:eastAsia="zh-CN"/>
        </w:rPr>
        <w:t>4</w:t>
      </w:r>
      <w:r>
        <w:t xml:space="preserve">.4.4 交叉钻取能力  </w:t>
      </w:r>
    </w:p>
    <w:p w14:paraId="3DF33F73">
      <w:pPr>
        <w:pStyle w:val="4"/>
        <w:ind w:firstLine="480"/>
      </w:pPr>
      <w:r>
        <w:t>系统支持用户在多维统计图表中进行交互式数据钻取，实现从宏观到微观的逐级深入分析。例如，用户可先选择2号线整体缺陷统计图，然后点击进入“五里亭站”查看该站详细缺陷列表，再进一步钻取至“GJ-001杆”查看该支柱的历史检测记录，并对比最近3次检测的缺陷变化情况。在可视化图表方面，系统提供多种图表类型以满足不同分析需求：柱状图用于按支柱统计缺陷分布，便于对比各支柱的缺陷数量；饼图用于展示缺陷类型占比；环形图常用于任务完成百分比的展示；进度图则以图像数量为基准显示数据处理进度，帮助用户实时掌握批量任务的执行情况。</w:t>
      </w:r>
    </w:p>
    <w:p w14:paraId="7A6636F6">
      <w:pPr>
        <w:pStyle w:val="3"/>
      </w:pPr>
      <w:r>
        <w:rPr>
          <w:rFonts w:hint="eastAsia"/>
          <w:lang w:eastAsia="zh-CN"/>
        </w:rPr>
        <w:t>4</w:t>
      </w:r>
      <w:r>
        <w:t xml:space="preserve">.5 自定义报表输出与成果归档  </w:t>
      </w:r>
    </w:p>
    <w:p w14:paraId="182739E8">
      <w:pPr>
        <w:pStyle w:val="4"/>
        <w:ind w:firstLine="480"/>
      </w:pPr>
      <w:r>
        <w:t>系统提供灵活的自定义报表功能，支持用户根据实际需求生成标准化或定制化的检测报告，并实现成果的规范归档。</w:t>
      </w:r>
    </w:p>
    <w:p w14:paraId="796B1747">
      <w:pPr>
        <w:pStyle w:val="5"/>
      </w:pPr>
      <w:r>
        <w:rPr>
          <w:rFonts w:hint="eastAsia"/>
          <w:lang w:eastAsia="zh-CN"/>
        </w:rPr>
        <w:t>4</w:t>
      </w:r>
      <w:r>
        <w:t xml:space="preserve">.5.1 报表模板配置  </w:t>
      </w:r>
    </w:p>
    <w:p w14:paraId="657E38FA">
      <w:pPr>
        <w:pStyle w:val="4"/>
        <w:ind w:firstLine="480"/>
      </w:pPr>
      <w:r>
        <w:t>报表模板支持用户通过JSON Schema进行动态配置，无需开发介入即可灵活定义报表的格式与内容。用户可在配置界面中自由选择需要输出的字段（如线路名称、检测时间、缺陷类型、置信度、位置信息等），并调整字段的显示顺序。配置完成的模板可以保存并复用，供后续同类报表生成时直接调用，极大提升工作效率。通过这种高度灵活的模板机制，系统能够适应不同项目、不同阶段对报表输出的多样化要求，确保成果归档的规范性与一致性。</w:t>
      </w:r>
    </w:p>
    <w:p w14:paraId="47187C3C">
      <w:pPr>
        <w:pStyle w:val="5"/>
      </w:pPr>
      <w:r>
        <w:rPr>
          <w:rFonts w:hint="eastAsia"/>
          <w:lang w:eastAsia="zh-CN"/>
        </w:rPr>
        <w:t>4</w:t>
      </w:r>
      <w:r>
        <w:t>.5.2 报表生成能力</w:t>
      </w:r>
    </w:p>
    <w:p w14:paraId="628B6498">
      <w:pPr>
        <w:pStyle w:val="4"/>
        <w:ind w:firstLine="480"/>
      </w:pPr>
      <w:r>
        <w:t>底层使用 Apache POI 实现复杂Office文档生成：</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2736"/>
        <w:gridCol w:w="1582"/>
      </w:tblGrid>
      <w:tr w14:paraId="4CA3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782EFD61">
            <w:pPr>
              <w:pStyle w:val="37"/>
              <w:ind w:firstLine="0" w:firstLineChars="0"/>
              <w:rPr>
                <w:kern w:val="2"/>
                <w:sz w:val="21"/>
                <w:szCs w:val="24"/>
              </w:rPr>
            </w:pPr>
            <w:r>
              <w:rPr>
                <w:rFonts w:hint="eastAsia"/>
                <w:kern w:val="2"/>
                <w:sz w:val="21"/>
                <w:szCs w:val="24"/>
              </w:rPr>
              <w:t>报表类型</w:t>
            </w:r>
          </w:p>
        </w:tc>
        <w:tc>
          <w:tcPr>
            <w:tcW w:w="0" w:type="auto"/>
            <w:tcBorders>
              <w:top w:val="nil"/>
              <w:bottom w:val="nil"/>
              <w:right w:val="nil"/>
              <w:insideV w:val="nil"/>
              <w:tl2br w:val="nil"/>
              <w:tr2bl w:val="nil"/>
            </w:tcBorders>
            <w:vAlign w:val="bottom"/>
          </w:tcPr>
          <w:p w14:paraId="3E164952">
            <w:pPr>
              <w:pStyle w:val="37"/>
              <w:ind w:firstLine="0" w:firstLineChars="0"/>
              <w:rPr>
                <w:kern w:val="2"/>
                <w:sz w:val="21"/>
                <w:szCs w:val="24"/>
              </w:rPr>
            </w:pPr>
            <w:r>
              <w:rPr>
                <w:rFonts w:hint="eastAsia"/>
                <w:kern w:val="2"/>
                <w:sz w:val="21"/>
                <w:szCs w:val="24"/>
              </w:rPr>
              <w:t>内容说明</w:t>
            </w:r>
          </w:p>
        </w:tc>
        <w:tc>
          <w:tcPr>
            <w:tcW w:w="1582" w:type="dxa"/>
            <w:tcBorders>
              <w:top w:val="nil"/>
              <w:bottom w:val="nil"/>
              <w:right w:val="nil"/>
              <w:insideV w:val="nil"/>
              <w:tl2br w:val="nil"/>
              <w:tr2bl w:val="nil"/>
            </w:tcBorders>
            <w:vAlign w:val="bottom"/>
          </w:tcPr>
          <w:p w14:paraId="4943F568">
            <w:pPr>
              <w:pStyle w:val="37"/>
              <w:ind w:firstLine="0" w:firstLineChars="0"/>
              <w:rPr>
                <w:kern w:val="2"/>
                <w:sz w:val="21"/>
                <w:szCs w:val="24"/>
              </w:rPr>
            </w:pPr>
            <w:r>
              <w:rPr>
                <w:rFonts w:hint="eastAsia"/>
                <w:kern w:val="2"/>
                <w:sz w:val="21"/>
                <w:szCs w:val="24"/>
              </w:rPr>
              <w:t>格式支持</w:t>
            </w:r>
          </w:p>
        </w:tc>
      </w:tr>
      <w:tr w14:paraId="596F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D4EAF3">
            <w:pPr>
              <w:pStyle w:val="37"/>
              <w:ind w:firstLine="0" w:firstLineChars="0"/>
              <w:rPr>
                <w:kern w:val="2"/>
                <w:sz w:val="21"/>
                <w:szCs w:val="24"/>
              </w:rPr>
            </w:pPr>
            <w:r>
              <w:rPr>
                <w:rFonts w:hint="eastAsia"/>
                <w:kern w:val="2"/>
                <w:sz w:val="21"/>
                <w:szCs w:val="24"/>
              </w:rPr>
              <w:t>单任务缺陷明细表</w:t>
            </w:r>
          </w:p>
        </w:tc>
        <w:tc>
          <w:tcPr>
            <w:tcW w:w="0" w:type="auto"/>
          </w:tcPr>
          <w:p w14:paraId="0CCB3927">
            <w:pPr>
              <w:pStyle w:val="37"/>
              <w:ind w:firstLine="0" w:firstLineChars="0"/>
              <w:rPr>
                <w:kern w:val="2"/>
                <w:sz w:val="21"/>
                <w:szCs w:val="24"/>
              </w:rPr>
            </w:pPr>
            <w:r>
              <w:rPr>
                <w:rFonts w:hint="eastAsia"/>
                <w:kern w:val="2"/>
                <w:sz w:val="21"/>
                <w:szCs w:val="24"/>
              </w:rPr>
              <w:t>详细的缺陷信息列表</w:t>
            </w:r>
          </w:p>
        </w:tc>
        <w:tc>
          <w:tcPr>
            <w:tcW w:w="1582" w:type="dxa"/>
          </w:tcPr>
          <w:p w14:paraId="36180F31">
            <w:pPr>
              <w:pStyle w:val="37"/>
              <w:ind w:firstLine="0" w:firstLineChars="0"/>
              <w:rPr>
                <w:kern w:val="2"/>
                <w:sz w:val="21"/>
                <w:szCs w:val="24"/>
              </w:rPr>
            </w:pPr>
            <w:r>
              <w:rPr>
                <w:rFonts w:hint="eastAsia"/>
                <w:kern w:val="2"/>
                <w:sz w:val="21"/>
                <w:szCs w:val="24"/>
              </w:rPr>
              <w:t>Excel/PDF</w:t>
            </w:r>
          </w:p>
        </w:tc>
      </w:tr>
      <w:tr w14:paraId="7035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0A75E">
            <w:pPr>
              <w:pStyle w:val="37"/>
              <w:ind w:firstLine="0" w:firstLineChars="0"/>
              <w:rPr>
                <w:kern w:val="2"/>
                <w:sz w:val="21"/>
                <w:szCs w:val="24"/>
              </w:rPr>
            </w:pPr>
            <w:r>
              <w:rPr>
                <w:rFonts w:hint="eastAsia"/>
                <w:kern w:val="2"/>
                <w:sz w:val="21"/>
                <w:szCs w:val="24"/>
              </w:rPr>
              <w:t>线路级月度检测报告</w:t>
            </w:r>
          </w:p>
        </w:tc>
        <w:tc>
          <w:tcPr>
            <w:tcW w:w="0" w:type="auto"/>
          </w:tcPr>
          <w:p w14:paraId="43700D2E">
            <w:pPr>
              <w:pStyle w:val="37"/>
              <w:ind w:firstLine="0" w:firstLineChars="0"/>
              <w:rPr>
                <w:kern w:val="2"/>
                <w:sz w:val="21"/>
                <w:szCs w:val="24"/>
              </w:rPr>
            </w:pPr>
            <w:r>
              <w:rPr>
                <w:rFonts w:hint="eastAsia"/>
                <w:kern w:val="2"/>
                <w:sz w:val="21"/>
                <w:szCs w:val="24"/>
              </w:rPr>
              <w:t>按线路汇总的月度统计</w:t>
            </w:r>
          </w:p>
        </w:tc>
        <w:tc>
          <w:tcPr>
            <w:tcW w:w="1582" w:type="dxa"/>
          </w:tcPr>
          <w:p w14:paraId="3BD8CC19">
            <w:pPr>
              <w:pStyle w:val="37"/>
              <w:ind w:firstLine="0" w:firstLineChars="0"/>
              <w:rPr>
                <w:kern w:val="2"/>
                <w:sz w:val="21"/>
                <w:szCs w:val="24"/>
              </w:rPr>
            </w:pPr>
            <w:r>
              <w:rPr>
                <w:rFonts w:hint="eastAsia"/>
                <w:kern w:val="2"/>
                <w:sz w:val="21"/>
                <w:szCs w:val="24"/>
              </w:rPr>
              <w:t>Excel/PDF</w:t>
            </w:r>
          </w:p>
        </w:tc>
      </w:tr>
      <w:tr w14:paraId="5DE5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7310C0">
            <w:pPr>
              <w:pStyle w:val="37"/>
              <w:ind w:firstLine="0" w:firstLineChars="0"/>
              <w:rPr>
                <w:kern w:val="2"/>
                <w:sz w:val="21"/>
                <w:szCs w:val="24"/>
              </w:rPr>
            </w:pPr>
            <w:r>
              <w:rPr>
                <w:rFonts w:hint="eastAsia"/>
                <w:kern w:val="2"/>
                <w:sz w:val="21"/>
                <w:szCs w:val="24"/>
              </w:rPr>
              <w:t>缺陷治理建议书</w:t>
            </w:r>
          </w:p>
        </w:tc>
        <w:tc>
          <w:tcPr>
            <w:tcW w:w="0" w:type="auto"/>
          </w:tcPr>
          <w:p w14:paraId="0E684D8B">
            <w:pPr>
              <w:pStyle w:val="37"/>
              <w:ind w:firstLine="0" w:firstLineChars="0"/>
              <w:rPr>
                <w:kern w:val="2"/>
                <w:sz w:val="21"/>
                <w:szCs w:val="24"/>
              </w:rPr>
            </w:pPr>
            <w:r>
              <w:rPr>
                <w:rFonts w:hint="eastAsia"/>
                <w:kern w:val="2"/>
                <w:sz w:val="21"/>
                <w:szCs w:val="24"/>
              </w:rPr>
              <w:t>含图片证据链接的建议文档</w:t>
            </w:r>
          </w:p>
        </w:tc>
        <w:tc>
          <w:tcPr>
            <w:tcW w:w="1582" w:type="dxa"/>
          </w:tcPr>
          <w:p w14:paraId="4EB94601">
            <w:pPr>
              <w:pStyle w:val="37"/>
              <w:ind w:firstLine="0" w:firstLineChars="0"/>
              <w:rPr>
                <w:kern w:val="2"/>
                <w:sz w:val="21"/>
                <w:szCs w:val="24"/>
              </w:rPr>
            </w:pPr>
            <w:r>
              <w:rPr>
                <w:rFonts w:hint="eastAsia"/>
                <w:kern w:val="2"/>
                <w:sz w:val="21"/>
                <w:szCs w:val="24"/>
              </w:rPr>
              <w:t>Word/PDF</w:t>
            </w:r>
          </w:p>
        </w:tc>
      </w:tr>
      <w:bookmarkEnd w:id="93"/>
    </w:tbl>
    <w:p w14:paraId="6554573B">
      <w:pPr>
        <w:pStyle w:val="5"/>
      </w:pPr>
      <w:bookmarkStart w:id="96" w:name="X3b7149c6ba4ac9a6264b1a822190fc29623bd85"/>
      <w:r>
        <w:rPr>
          <w:rFonts w:hint="eastAsia"/>
          <w:lang w:eastAsia="zh-CN"/>
        </w:rPr>
        <w:t>4</w:t>
      </w:r>
      <w:r>
        <w:t>.5.3 报表筛选条件</w:t>
      </w:r>
    </w:p>
    <w:p w14:paraId="39748BE7">
      <w:pPr>
        <w:pStyle w:val="4"/>
        <w:ind w:firstLine="480"/>
      </w:pPr>
      <w:r>
        <w:t>为使用户能够精准生成符合特定需求的检测报表，系统提供多维度的筛选条件配置功能。在生成报表前，用户可根据实际需要组合设置以下筛选条件，确保输出数据的针对性和有效性：</w:t>
      </w:r>
    </w:p>
    <w:p w14:paraId="0142A5D5">
      <w:pPr>
        <w:pStyle w:val="4"/>
        <w:ind w:firstLine="480"/>
      </w:pPr>
      <w:r>
        <w:t>缺陷等级筛选：按缺陷严重程度（如轻微、中等、严重、紧急）进行筛选，支持单选或多选，便于重点关注高风险的缺陷类型。</w:t>
      </w:r>
    </w:p>
    <w:p w14:paraId="77D943F6">
      <w:pPr>
        <w:pStyle w:val="4"/>
        <w:ind w:firstLine="480"/>
      </w:pPr>
      <w:r>
        <w:t>所在区段筛选：支持按线路、区站、区间或具体杆号范围进行筛选，可精确限定报表覆盖的空间区域。</w:t>
      </w:r>
    </w:p>
    <w:p w14:paraId="3F63B034">
      <w:pPr>
        <w:pStyle w:val="4"/>
        <w:ind w:firstLine="480"/>
      </w:pPr>
      <w:r>
        <w:t>时间范围筛选：支持按检测日期、复核日期等时间维度设定起止范围，灵活生成日报、周报、月报或自定义周期报表。</w:t>
      </w:r>
    </w:p>
    <w:p w14:paraId="44A2C3F4">
      <w:pPr>
        <w:pStyle w:val="4"/>
        <w:ind w:firstLine="480"/>
      </w:pPr>
      <w:r>
        <w:t>缺陷状态筛选：根据缺陷的生命周期状态（如待复核、已确认、已维修、已关闭）进行筛选，满足不同管理阶段的报表需求。</w:t>
      </w:r>
    </w:p>
    <w:p w14:paraId="1188DC62">
      <w:pPr>
        <w:pStyle w:val="4"/>
        <w:ind w:firstLine="480"/>
      </w:pPr>
      <w:r>
        <w:t>所有筛选条件可组合使用，系统实时显示符合当前筛选条件的记录总数，便于用户调整筛选策略后预览数据规模。</w:t>
      </w:r>
    </w:p>
    <w:p w14:paraId="3E2C0C3D">
      <w:pPr>
        <w:pStyle w:val="5"/>
      </w:pPr>
      <w:r>
        <w:rPr>
          <w:rFonts w:hint="eastAsia"/>
          <w:lang w:eastAsia="zh-CN"/>
        </w:rPr>
        <w:t>4</w:t>
      </w:r>
      <w:r>
        <w:t>.5.4 导出功能</w:t>
      </w:r>
    </w:p>
    <w:p w14:paraId="752BABF7">
      <w:pPr>
        <w:pStyle w:val="4"/>
        <w:ind w:firstLine="480"/>
      </w:pPr>
      <w:r>
        <w:t>系统提供灵活、规范的报表导出能力，支持多种导出模式与自定义配置，确保导出文件符合档案管理与数据交换的要求：</w:t>
      </w:r>
    </w:p>
    <w:p w14:paraId="5538B15F">
      <w:pPr>
        <w:pStyle w:val="4"/>
        <w:ind w:firstLine="480"/>
      </w:pPr>
      <w:r>
        <w:t>导出范围选择：支持两种导出模式——用户可勾选表格中的特定行导出选中数据，也可直接选择全部导出当前筛选结果集，满足不同场景下的数据输出需求。</w:t>
      </w:r>
    </w:p>
    <w:p w14:paraId="2A20F914">
      <w:pPr>
        <w:pStyle w:val="4"/>
        <w:ind w:firstLine="480"/>
      </w:pPr>
      <w:r>
        <w:t>DIY配置导出列：导出前，用户可自由配置需要包含的字段列，支持从完整的字段池中按需勾选（如缺陷ID、线路名称、杆号、缺陷类型、置信度、复核人、复核时间等），实现按需输出。</w:t>
      </w:r>
    </w:p>
    <w:p w14:paraId="6E013C1A">
      <w:pPr>
        <w:pStyle w:val="4"/>
        <w:ind w:firstLine="480"/>
      </w:pPr>
      <w:r>
        <w:t>自定义字段顺序：在配置导出列的同时，用户可通过拖拽或排序按钮调整各字段在导出文件中的显示顺序，确保报表格式符合特定规范或阅读习惯。</w:t>
      </w:r>
    </w:p>
    <w:p w14:paraId="5AE349D3">
      <w:pPr>
        <w:pStyle w:val="4"/>
        <w:ind w:firstLine="480"/>
      </w:pPr>
      <w:r>
        <w:t>自动加水印与签名：导出的报表文件（如Excel、PDF）将自动添加水印信息（包括导出时间、导出人、文件唯一标识等）以及电子签名或系统标识，防止数据篡改并确保来源可追溯，严格符合档案管理规范与数据安全要求。</w:t>
      </w:r>
    </w:p>
    <w:p w14:paraId="597BA3CA">
      <w:pPr>
        <w:pStyle w:val="4"/>
        <w:ind w:firstLine="480"/>
      </w:pPr>
      <w:r>
        <w:t>依据《可行性研究报告 v1.8》第五章："模块选用Apache POI依赖库进行底层开发……支持用户根据实际需求高度自定义报表模板与内容，只需调用相关API即可高效实现各类复杂报表的导出任务。"</w:t>
      </w:r>
    </w:p>
    <w:bookmarkEnd w:id="94"/>
    <w:bookmarkEnd w:id="96"/>
    <w:p w14:paraId="543E265D">
      <w:pPr>
        <w:pStyle w:val="3"/>
      </w:pPr>
      <w:bookmarkStart w:id="97" w:name="_Toc2056233831"/>
      <w:bookmarkStart w:id="98" w:name="Xde41b4d51db7c292b0df42c3b9aab0895a382d2"/>
      <w:bookmarkStart w:id="99" w:name="X808d80f0ced57bc5159474d557fc4b0563e1035"/>
      <w:r>
        <w:rPr>
          <w:rFonts w:hint="eastAsia"/>
          <w:lang w:eastAsia="zh-CN"/>
        </w:rPr>
        <w:t>4</w:t>
      </w:r>
      <w:r>
        <w:t>.6 图像分析专业工具</w:t>
      </w:r>
      <w:bookmarkEnd w:id="97"/>
    </w:p>
    <w:p w14:paraId="5DEFB15F">
      <w:pPr>
        <w:pStyle w:val="4"/>
        <w:ind w:firstLine="480"/>
      </w:pPr>
      <w:r>
        <w:t>系统提供一系列专业的图像分析工具，支持用户对采集的原始图像进行深度检视、精细比对与人工标注，满足缺陷复核与验证的多样化需求。</w:t>
      </w:r>
    </w:p>
    <w:p w14:paraId="49B9B357">
      <w:pPr>
        <w:pStyle w:val="5"/>
      </w:pPr>
      <w:r>
        <w:rPr>
          <w:rFonts w:hint="eastAsia"/>
          <w:lang w:eastAsia="zh-CN"/>
        </w:rPr>
        <w:t>4</w:t>
      </w:r>
      <w:r>
        <w:t>.6.1 双屏对比分析</w:t>
      </w:r>
    </w:p>
    <w:p w14:paraId="36F30205">
      <w:pPr>
        <w:pStyle w:val="4"/>
        <w:ind w:firstLine="480"/>
      </w:pPr>
      <w:r>
        <w:t>系统支持双屏对比分析模式，可将同一支柱不同角度拍摄的图像并排展示，便于用户从多视角综合评估缺陷情况。用户可选择左侧显示原始采集图像</w:t>
      </w:r>
      <w:ins w:id="138" w:author="晨沐" w:date="2026-04-13T10:08:20Z">
        <w:commentRangeStart w:id="9"/>
        <w:r>
          <w:rPr>
            <w:rFonts w:hint="eastAsia"/>
            <w:lang w:eastAsia="zh-CN"/>
          </w:rPr>
          <w:t>（</w:t>
        </w:r>
      </w:ins>
      <w:ins w:id="139" w:author="晨沐" w:date="2026-04-13T10:08:26Z">
        <w:r>
          <w:rPr>
            <w:rFonts w:hint="eastAsia"/>
            <w:lang w:val="en-US" w:eastAsia="zh-CN"/>
          </w:rPr>
          <w:t>针对</w:t>
        </w:r>
      </w:ins>
      <w:ins w:id="140" w:author="晨沐" w:date="2026-04-13T10:08:27Z">
        <w:r>
          <w:rPr>
            <w:rFonts w:hint="eastAsia"/>
            <w:lang w:val="en-US" w:eastAsia="zh-CN"/>
          </w:rPr>
          <w:t>1.2</w:t>
        </w:r>
      </w:ins>
      <w:ins w:id="141" w:author="晨沐" w:date="2026-04-13T10:08:28Z">
        <w:r>
          <w:rPr>
            <w:rFonts w:hint="eastAsia"/>
            <w:lang w:val="en-US" w:eastAsia="zh-CN"/>
          </w:rPr>
          <w:t>7</w:t>
        </w:r>
      </w:ins>
      <w:ins w:id="142" w:author="晨沐" w:date="2026-04-13T10:08:30Z">
        <w:r>
          <w:rPr>
            <w:rFonts w:hint="eastAsia"/>
            <w:lang w:val="en-US" w:eastAsia="zh-CN"/>
          </w:rPr>
          <w:t>亿</w:t>
        </w:r>
      </w:ins>
      <w:ins w:id="143" w:author="晨沐" w:date="2026-04-13T10:08:31Z">
        <w:r>
          <w:rPr>
            <w:rFonts w:hint="eastAsia"/>
            <w:lang w:val="en-US" w:eastAsia="zh-CN"/>
          </w:rPr>
          <w:t>像素</w:t>
        </w:r>
      </w:ins>
      <w:ins w:id="144" w:author="晨沐" w:date="2026-04-13T10:08:34Z">
        <w:r>
          <w:rPr>
            <w:rFonts w:hint="eastAsia"/>
            <w:lang w:val="en-US" w:eastAsia="zh-CN"/>
          </w:rPr>
          <w:t>图片</w:t>
        </w:r>
      </w:ins>
      <w:ins w:id="145" w:author="晨沐" w:date="2026-04-13T10:08:36Z">
        <w:r>
          <w:rPr>
            <w:rFonts w:hint="eastAsia"/>
            <w:lang w:val="en-US" w:eastAsia="zh-CN"/>
          </w:rPr>
          <w:t>可</w:t>
        </w:r>
      </w:ins>
      <w:ins w:id="146" w:author="晨沐" w:date="2026-04-13T10:08:38Z">
        <w:r>
          <w:rPr>
            <w:rFonts w:hint="eastAsia"/>
            <w:lang w:val="en-US" w:eastAsia="zh-CN"/>
          </w:rPr>
          <w:t>进行</w:t>
        </w:r>
      </w:ins>
      <w:ins w:id="147" w:author="晨沐" w:date="2026-04-13T10:08:40Z">
        <w:r>
          <w:rPr>
            <w:rFonts w:hint="eastAsia"/>
            <w:lang w:val="en-US" w:eastAsia="zh-CN"/>
          </w:rPr>
          <w:t>压缩</w:t>
        </w:r>
      </w:ins>
      <w:ins w:id="148" w:author="晨沐" w:date="2026-04-13T10:08:41Z">
        <w:r>
          <w:rPr>
            <w:rFonts w:hint="eastAsia"/>
            <w:lang w:val="en-US" w:eastAsia="zh-CN"/>
          </w:rPr>
          <w:t>显示</w:t>
        </w:r>
      </w:ins>
      <w:ins w:id="149" w:author="晨沐" w:date="2026-04-13T10:08:20Z">
        <w:r>
          <w:rPr>
            <w:rFonts w:hint="eastAsia"/>
            <w:lang w:eastAsia="zh-CN"/>
          </w:rPr>
          <w:t>）</w:t>
        </w:r>
        <w:commentRangeEnd w:id="9"/>
      </w:ins>
      <w:r>
        <w:commentReference w:id="9"/>
      </w:r>
      <w:r>
        <w:t>，右侧同步显示AI算法识别结果（包括缺陷框、类型标注等），实现识别结果与原始图像的直观对比。通过这种并排比对模式，复核人员能够快速验证算法识别的准确性，并对存在疑义的缺陷进行精细化的手工复核，提升缺陷确认的可靠性与一致性。</w:t>
      </w:r>
    </w:p>
    <w:p w14:paraId="4F62FC47">
      <w:pPr>
        <w:pStyle w:val="5"/>
      </w:pPr>
      <w:r>
        <w:rPr>
          <w:rFonts w:hint="eastAsia"/>
          <w:lang w:eastAsia="zh-CN"/>
        </w:rPr>
        <w:t>4</w:t>
      </w:r>
      <w:r>
        <w:t>.6.2 高级交互功能</w:t>
      </w:r>
    </w:p>
    <w:p w14:paraId="2F85299C">
      <w:pPr>
        <w:pStyle w:val="4"/>
        <w:ind w:firstLine="480"/>
      </w:pPr>
      <w:r>
        <w:t>图像分析工具内置丰富的高级交互功能，为用户提供灵活、细致的图像检视体验：</w:t>
      </w:r>
    </w:p>
    <w:p w14:paraId="5736A280">
      <w:pPr>
        <w:pStyle w:val="4"/>
        <w:ind w:firstLine="480"/>
      </w:pPr>
      <w:r>
        <w:t>局部放大：用户可通过鼠标框选图像中的任意区域，系统自动将该区域放大显示，便于观察缺陷的微观细节。</w:t>
      </w:r>
    </w:p>
    <w:p w14:paraId="43CA5DAB">
      <w:pPr>
        <w:pStyle w:val="4"/>
        <w:ind w:firstLine="480"/>
      </w:pPr>
      <w:r>
        <w:t>图像旋转：支持对图像进行任意角度的旋转操作，方便用户从不同方向观察目标结构，适应各类拍摄角度下的检视需求。</w:t>
      </w:r>
    </w:p>
    <w:p w14:paraId="402609C6">
      <w:pPr>
        <w:pStyle w:val="4"/>
        <w:ind w:firstLine="480"/>
      </w:pPr>
      <w:r>
        <w:t>幻灯片播放：支持将同一线路或同一支柱的多张连续图像设置为自动轮播播放模式，用户可自定义播放间隔，实现快速浏览与初步筛查。</w:t>
      </w:r>
    </w:p>
    <w:p w14:paraId="1ECBEFCD">
      <w:pPr>
        <w:pStyle w:val="4"/>
        <w:ind w:firstLine="480"/>
      </w:pPr>
      <w:r>
        <w:t>截图保存：用户可随时截取当前图像视图（包括放大、旋转、标注后的状态），并保存为本地图片文件，用于报告制作、问题反馈或存档备查。</w:t>
      </w:r>
    </w:p>
    <w:p w14:paraId="78FFDB4A">
      <w:pPr>
        <w:pStyle w:val="4"/>
        <w:ind w:firstLine="480"/>
      </w:pPr>
      <w:r>
        <w:t>亮度调节：提供亮度、对比度的实时调节滑块，用户可根据图像实际光照情况动态调整显示效果，改善暗光或过曝区域的可见性，确保细节清晰可辨。</w:t>
      </w:r>
    </w:p>
    <w:p w14:paraId="055BE02A">
      <w:pPr>
        <w:pStyle w:val="5"/>
      </w:pPr>
      <w:r>
        <w:rPr>
          <w:rFonts w:hint="eastAsia"/>
          <w:lang w:eastAsia="zh-CN"/>
        </w:rPr>
        <w:t>4</w:t>
      </w:r>
      <w:r>
        <w:t>.6.3 缺陷标注工具</w:t>
      </w:r>
    </w:p>
    <w:p w14:paraId="6B640DD0">
      <w:pPr>
        <w:pStyle w:val="4"/>
        <w:ind w:firstLine="480"/>
      </w:pPr>
      <w:r>
        <w:t>系统内置专业的缺陷标注工具，支持用户对图像中的缺陷进行人工标记与修正，满足精细化管理与模型迭代需求：</w:t>
      </w:r>
    </w:p>
    <w:p w14:paraId="61BB07DD">
      <w:pPr>
        <w:pStyle w:val="4"/>
        <w:ind w:firstLine="480"/>
      </w:pPr>
      <w:r>
        <w:t>缺陷框绘制与编辑：用户可在图像上通过拖拽绘制矩形或多边形缺陷框，并可对已绘制的框进行位置调整、尺寸修改、删除等操作，确保缺陷区域标注的精确性。</w:t>
      </w:r>
    </w:p>
    <w:p w14:paraId="2E1C907F">
      <w:pPr>
        <w:pStyle w:val="4"/>
        <w:ind w:firstLine="480"/>
      </w:pPr>
      <w:r>
        <w:t>缺陷类型标注：每个缺陷框均可关联具体的缺陷类型（如扣件缺失、轨枕裂纹、异物侵入等），用户可从预定义的缺陷类型列表中选择，也可手动输入新类型，支持动态扩展。</w:t>
      </w:r>
    </w:p>
    <w:p w14:paraId="602EA6E3">
      <w:pPr>
        <w:pStyle w:val="4"/>
        <w:ind w:firstLine="480"/>
      </w:pPr>
      <w:r>
        <w:t>标注模板导入与应用：支持将常用的标注配置（如缺陷类型集合、标注样式、默认参数）保存为模板文件，并可导入模板快速应用到当前任务或图像集，提升标注效率与团队协作的一致性。</w:t>
      </w:r>
    </w:p>
    <w:p w14:paraId="6941BDC4">
      <w:pPr>
        <w:pStyle w:val="4"/>
        <w:ind w:firstLine="480"/>
      </w:pPr>
      <w:r>
        <w:t>增删改查操作：标注工具提供完整的标注数据管理能力，用户可新增标注、修改已有标注、删除误标条目以及按条件（如线路、缺陷类型、标注人）查询标注记录，所有操作均实时保存并同步至数据库，确保数据完整可追溯。</w:t>
      </w:r>
    </w:p>
    <w:p w14:paraId="3B5702BD">
      <w:pPr>
        <w:pStyle w:val="3"/>
      </w:pPr>
      <w:bookmarkStart w:id="100" w:name="_Toc1815150093"/>
      <w:r>
        <w:rPr>
          <w:rFonts w:hint="eastAsia"/>
          <w:lang w:eastAsia="zh-CN"/>
        </w:rPr>
        <w:t>4</w:t>
      </w:r>
      <w:r>
        <w:t>.7 安全合规与系统扩展能力</w:t>
      </w:r>
      <w:bookmarkEnd w:id="100"/>
    </w:p>
    <w:p w14:paraId="2311E5A2">
      <w:pPr>
        <w:pStyle w:val="4"/>
        <w:ind w:firstLine="480"/>
      </w:pPr>
      <w:r>
        <w:rPr>
          <w:rFonts w:hint="eastAsia"/>
          <w:highlight w:val="yellow"/>
        </w:rPr>
        <w:t>系统设计满足高性能与高可靠性要求，关键操作响应快，平均无故障工作时间（MTBF）不低于 8000 小时。</w:t>
      </w:r>
      <w:r>
        <w:rPr>
          <w:rFonts w:hint="eastAsia"/>
        </w:rPr>
        <w:t>同时遵循安全规范，</w:t>
      </w:r>
      <w:r>
        <w:t>系统从权限控制、操作审计、接口开放、容灾备份等多个维度构建安全合规的基础架构</w:t>
      </w:r>
      <w:r>
        <w:rPr>
          <w:rFonts w:hint="eastAsia"/>
          <w:lang w:eastAsia="zh-CN"/>
        </w:rPr>
        <w:t>，</w:t>
      </w:r>
      <w:r>
        <w:rPr>
          <w:rFonts w:hint="eastAsia"/>
          <w:highlight w:val="yellow"/>
        </w:rPr>
        <w:t>实现数据加密、分级授权与操作审计，并提供标准化接口，便于功能扩展与系统集成</w:t>
      </w:r>
      <w:r>
        <w:rPr>
          <w:rFonts w:hint="eastAsia"/>
          <w:highlight w:val="yellow"/>
          <w:lang w:eastAsia="zh-CN"/>
        </w:rPr>
        <w:t>，</w:t>
      </w:r>
      <w:r>
        <w:t>具备良好的扩展性以适应未来业务发展需求</w:t>
      </w:r>
      <w:r>
        <w:rPr>
          <w:rFonts w:hint="eastAsia"/>
          <w:lang w:eastAsia="zh-CN"/>
        </w:rPr>
        <w:t>。</w:t>
      </w:r>
      <w:r>
        <w:rPr>
          <w:rFonts w:hint="eastAsia"/>
          <w:highlight w:val="yellow"/>
        </w:rPr>
        <w:t>系统可维护性良好，平均修复时间（MTTR）不超过 4 小时</w:t>
      </w:r>
      <w:r>
        <w:rPr>
          <w:highlight w:val="yellow"/>
        </w:rPr>
        <w:t>。</w:t>
      </w:r>
    </w:p>
    <w:p w14:paraId="30268B0C">
      <w:pPr>
        <w:pStyle w:val="5"/>
      </w:pPr>
      <w:r>
        <w:rPr>
          <w:rFonts w:hint="eastAsia"/>
          <w:lang w:eastAsia="zh-CN"/>
        </w:rPr>
        <w:t>4</w:t>
      </w:r>
      <w:r>
        <w:t>.7.1 权限体系</w:t>
      </w:r>
    </w:p>
    <w:p w14:paraId="733C8722">
      <w:pPr>
        <w:pStyle w:val="4"/>
        <w:ind w:firstLine="480"/>
      </w:pPr>
      <w:r>
        <w:t>系统采用基于CASL-Vue实现的基于角色的访问控制（RBAC）模型，构建多层级、细粒度的权限管理体系，确保系统安全合规：</w:t>
      </w:r>
    </w:p>
    <w:p w14:paraId="2FE16D4C">
      <w:pPr>
        <w:pStyle w:val="4"/>
        <w:ind w:firstLine="480"/>
      </w:pPr>
      <w:r>
        <w:t>角色权限：系统预定义三种核心角色——管理员（具备全部系统配置与管理权限）、复核专家（可进行缺陷复核、标注及报表生成）、普通运维人员（仅限于任务查看、数据查询等基础操作）。同时支持根据实际组织架构自定义角色并动态分配权限组合。</w:t>
      </w:r>
    </w:p>
    <w:p w14:paraId="7D34FECF">
      <w:pPr>
        <w:pStyle w:val="4"/>
        <w:ind w:firstLine="480"/>
      </w:pPr>
      <w:r>
        <w:t>菜单权限：不同角色的用户登录后，系统根据其权限动态生成可访问的菜单项，自动隐藏无关功能模块，实现界面级的精细化访问控制。</w:t>
      </w:r>
    </w:p>
    <w:p w14:paraId="74B7728C">
      <w:pPr>
        <w:pStyle w:val="4"/>
        <w:ind w:firstLine="480"/>
      </w:pPr>
      <w:r>
        <w:t>数据权限：除功能模块控制外，系统进一步细化到数据行级权限控制，例如限制普通运维人员仅可查看本人创建的任务或指定线路的数据，确保敏感信息仅在授权范围内可见。</w:t>
      </w:r>
    </w:p>
    <w:p w14:paraId="11F15FCD">
      <w:pPr>
        <w:pStyle w:val="5"/>
      </w:pPr>
      <w:r>
        <w:rPr>
          <w:rFonts w:hint="eastAsia"/>
          <w:lang w:eastAsia="zh-CN"/>
        </w:rPr>
        <w:t>4</w:t>
      </w:r>
      <w:r>
        <w:t>.7.2 操作审计</w:t>
      </w:r>
    </w:p>
    <w:p w14:paraId="6B0CF823">
      <w:pPr>
        <w:pStyle w:val="4"/>
        <w:ind w:firstLine="480"/>
      </w:pPr>
      <w:r>
        <w:t>系统提供完备的操作审计机制，记录用户所有关键操作行为，保障操作可追溯、可审计：</w:t>
      </w:r>
    </w:p>
    <w:p w14:paraId="2038845B">
      <w:pPr>
        <w:pStyle w:val="4"/>
        <w:ind w:firstLine="480"/>
      </w:pPr>
      <w:r>
        <w:t>支持回放与溯源：审计日志支持按时间范围、用户、操作类型、对象ID等多维度检索，并可对特定用户或任务的操作序列进行时序回放，完整还原操作过程，便于问题溯源与责任界定。</w:t>
      </w:r>
    </w:p>
    <w:p w14:paraId="6E949B16">
      <w:pPr>
        <w:pStyle w:val="4"/>
        <w:ind w:firstLine="480"/>
      </w:pPr>
      <w:r>
        <w:t>完整的操作链追踪：每条操作记录均包含操作时间、操作用户、操作对象、操作内容、操作结果、IP地址及用户代理等信息，形成完整的操作链，满足信息安全等级保护与内部审计要求。</w:t>
      </w:r>
    </w:p>
    <w:p w14:paraId="432CC3CE">
      <w:pPr>
        <w:pStyle w:val="5"/>
      </w:pPr>
      <w:r>
        <w:rPr>
          <w:rFonts w:hint="eastAsia"/>
          <w:lang w:eastAsia="zh-CN"/>
        </w:rPr>
        <w:t>4</w:t>
      </w:r>
      <w:r>
        <w:t>.7.3 接口开放</w:t>
      </w:r>
    </w:p>
    <w:p w14:paraId="35317E5D">
      <w:pPr>
        <w:pStyle w:val="4"/>
        <w:ind w:firstLine="480"/>
      </w:pPr>
      <w:r>
        <w:t>系统采用开放式架构设计，预留标准化的RESTful API接口，支持与第三方业务系统进行无缝对接：</w:t>
      </w:r>
    </w:p>
    <w:p w14:paraId="625DE9CA">
      <w:pPr>
        <w:pStyle w:val="4"/>
        <w:ind w:firstLine="480"/>
      </w:pPr>
      <w:r>
        <w:t>预留RESTful API：系统对外提供丰富的API接口，涵盖任务管理、数据查询、缺陷同步、报表获取、设备控制等核心功能，供外部系统按需调用。</w:t>
      </w:r>
    </w:p>
    <w:p w14:paraId="65DAC4AD">
      <w:pPr>
        <w:pStyle w:val="4"/>
        <w:ind w:firstLine="480"/>
      </w:pPr>
      <w:r>
        <w:t>标准化接口规范：所有接口遵循RESTful设计原则，采用JSON数据交换格式，提供清晰的接口文档、示例代码与SDK，确保对接开发的高效与规范。</w:t>
      </w:r>
    </w:p>
    <w:p w14:paraId="4AC187AE"/>
    <w:p w14:paraId="3C665A69">
      <w:r>
        <w:rPr>
          <w:rFonts w:hint="eastAsia"/>
        </w:rPr>
        <w:br w:type="page"/>
      </w:r>
    </w:p>
    <w:bookmarkEnd w:id="81"/>
    <w:bookmarkEnd w:id="98"/>
    <w:bookmarkEnd w:id="99"/>
    <w:p w14:paraId="643CE7D9">
      <w:pPr>
        <w:pStyle w:val="2"/>
        <w:rPr>
          <w:rFonts w:hint="eastAsia"/>
        </w:rPr>
      </w:pPr>
      <w:del w:id="150" w:author="晨沐" w:date="2026-04-13T10:55:06Z">
        <w:bookmarkStart w:id="101" w:name="_Toc74923769"/>
        <w:r>
          <w:rPr>
            <w:rFonts w:hint="default"/>
            <w:lang w:val="en-US"/>
          </w:rPr>
          <w:delText>6</w:delText>
        </w:r>
      </w:del>
      <w:ins w:id="151" w:author="晨沐" w:date="2026-04-13T10:55:06Z">
        <w:r>
          <w:rPr>
            <w:rFonts w:hint="eastAsia"/>
            <w:lang w:val="en-US" w:eastAsia="zh-CN"/>
          </w:rPr>
          <w:t>5</w:t>
        </w:r>
      </w:ins>
      <w:bookmarkStart w:id="163" w:name="_GoBack"/>
      <w:bookmarkEnd w:id="163"/>
      <w:r>
        <w:t>. 技术框架说明</w:t>
      </w:r>
      <w:bookmarkEnd w:id="101"/>
    </w:p>
    <w:p w14:paraId="07B7D953">
      <w:pPr>
        <w:pStyle w:val="4"/>
        <w:ind w:firstLine="480"/>
      </w:pPr>
      <w:r>
        <w:t>严格依据《可行性研究报告 v1.8》</w:t>
      </w:r>
    </w:p>
    <w:p w14:paraId="602E5496">
      <w:pPr>
        <w:pStyle w:val="3"/>
      </w:pPr>
      <w:bookmarkStart w:id="102" w:name="_Toc223512800"/>
      <w:bookmarkStart w:id="103" w:name="_Toc223475283"/>
      <w:bookmarkStart w:id="104" w:name="_Toc818368441"/>
      <w:bookmarkStart w:id="105" w:name="Xc73ff9987e216167ef49352e66a555a0d02453b"/>
      <w:r>
        <w:rPr>
          <w:rFonts w:hint="eastAsia"/>
          <w:lang w:eastAsia="zh-CN"/>
        </w:rPr>
        <w:t>5</w:t>
      </w:r>
      <w:r>
        <w:t>.1 前端技术栈（统一适用于两端界面）</w:t>
      </w:r>
      <w:bookmarkEnd w:id="102"/>
      <w:bookmarkEnd w:id="103"/>
      <w:bookmarkEnd w:id="104"/>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2726"/>
        <w:gridCol w:w="4879"/>
      </w:tblGrid>
      <w:tr w14:paraId="15B7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38" w:type="pct"/>
            <w:tcBorders>
              <w:top w:val="nil"/>
              <w:left w:val="nil"/>
              <w:bottom w:val="nil"/>
              <w:right w:val="nil"/>
              <w:insideV w:val="nil"/>
              <w:tl2br w:val="nil"/>
              <w:tr2bl w:val="nil"/>
            </w:tcBorders>
            <w:vAlign w:val="bottom"/>
          </w:tcPr>
          <w:p w14:paraId="16055DE9">
            <w:pPr>
              <w:pStyle w:val="37"/>
              <w:ind w:firstLine="0" w:firstLineChars="0"/>
              <w:rPr>
                <w:kern w:val="2"/>
                <w:sz w:val="21"/>
                <w:szCs w:val="24"/>
              </w:rPr>
            </w:pPr>
            <w:r>
              <w:rPr>
                <w:rFonts w:hint="eastAsia"/>
                <w:kern w:val="2"/>
                <w:sz w:val="21"/>
                <w:szCs w:val="24"/>
              </w:rPr>
              <w:t>类别</w:t>
            </w:r>
          </w:p>
        </w:tc>
        <w:tc>
          <w:tcPr>
            <w:tcW w:w="1599" w:type="pct"/>
            <w:tcBorders>
              <w:top w:val="nil"/>
              <w:bottom w:val="nil"/>
              <w:right w:val="nil"/>
              <w:insideV w:val="nil"/>
              <w:tl2br w:val="nil"/>
              <w:tr2bl w:val="nil"/>
            </w:tcBorders>
            <w:vAlign w:val="bottom"/>
          </w:tcPr>
          <w:p w14:paraId="275461F6">
            <w:pPr>
              <w:pStyle w:val="37"/>
              <w:rPr>
                <w:kern w:val="2"/>
                <w:sz w:val="21"/>
                <w:szCs w:val="24"/>
              </w:rPr>
            </w:pPr>
            <w:r>
              <w:rPr>
                <w:rFonts w:hint="eastAsia"/>
                <w:kern w:val="2"/>
                <w:sz w:val="21"/>
                <w:szCs w:val="24"/>
              </w:rPr>
              <w:t>技术方案</w:t>
            </w:r>
          </w:p>
        </w:tc>
        <w:tc>
          <w:tcPr>
            <w:tcW w:w="2862" w:type="pct"/>
            <w:tcBorders>
              <w:top w:val="nil"/>
              <w:bottom w:val="nil"/>
              <w:right w:val="nil"/>
              <w:insideV w:val="nil"/>
              <w:tl2br w:val="nil"/>
              <w:tr2bl w:val="nil"/>
            </w:tcBorders>
            <w:vAlign w:val="bottom"/>
          </w:tcPr>
          <w:p w14:paraId="5241AFD4">
            <w:pPr>
              <w:pStyle w:val="37"/>
              <w:rPr>
                <w:kern w:val="2"/>
                <w:sz w:val="21"/>
                <w:szCs w:val="24"/>
              </w:rPr>
            </w:pPr>
            <w:r>
              <w:rPr>
                <w:rFonts w:hint="eastAsia"/>
                <w:kern w:val="2"/>
                <w:sz w:val="21"/>
                <w:szCs w:val="24"/>
              </w:rPr>
              <w:t>用途说明</w:t>
            </w:r>
          </w:p>
        </w:tc>
      </w:tr>
      <w:tr w14:paraId="23CF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0C328DB6">
            <w:pPr>
              <w:pStyle w:val="37"/>
              <w:ind w:firstLine="0" w:firstLineChars="0"/>
              <w:rPr>
                <w:kern w:val="2"/>
                <w:sz w:val="21"/>
                <w:szCs w:val="24"/>
              </w:rPr>
            </w:pPr>
            <w:r>
              <w:rPr>
                <w:rFonts w:hint="eastAsia"/>
                <w:kern w:val="2"/>
                <w:sz w:val="21"/>
                <w:szCs w:val="24"/>
              </w:rPr>
              <w:t>核心框架</w:t>
            </w:r>
          </w:p>
        </w:tc>
        <w:tc>
          <w:tcPr>
            <w:tcW w:w="1599" w:type="pct"/>
          </w:tcPr>
          <w:p w14:paraId="0F4225C4">
            <w:pPr>
              <w:pStyle w:val="37"/>
              <w:ind w:firstLine="0" w:firstLineChars="0"/>
              <w:rPr>
                <w:kern w:val="2"/>
                <w:sz w:val="21"/>
                <w:szCs w:val="24"/>
              </w:rPr>
            </w:pPr>
            <w:r>
              <w:rPr>
                <w:rFonts w:hint="eastAsia"/>
                <w:kern w:val="2"/>
                <w:sz w:val="21"/>
                <w:szCs w:val="24"/>
              </w:rPr>
              <w:t>Vue 3 + TypeScript</w:t>
            </w:r>
          </w:p>
        </w:tc>
        <w:tc>
          <w:tcPr>
            <w:tcW w:w="2862" w:type="pct"/>
          </w:tcPr>
          <w:p w14:paraId="358CBEAE">
            <w:pPr>
              <w:pStyle w:val="37"/>
              <w:ind w:firstLine="0" w:firstLineChars="0"/>
              <w:rPr>
                <w:kern w:val="2"/>
                <w:sz w:val="21"/>
                <w:szCs w:val="24"/>
              </w:rPr>
            </w:pPr>
            <w:r>
              <w:rPr>
                <w:rFonts w:hint="eastAsia"/>
                <w:kern w:val="2"/>
                <w:sz w:val="21"/>
                <w:szCs w:val="24"/>
              </w:rPr>
              <w:t>组合式API + 类型系统，保障大型项目可维护性</w:t>
            </w:r>
          </w:p>
        </w:tc>
      </w:tr>
      <w:tr w14:paraId="252F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2A51D3DD">
            <w:pPr>
              <w:pStyle w:val="37"/>
              <w:ind w:firstLine="0" w:firstLineChars="0"/>
              <w:rPr>
                <w:kern w:val="2"/>
                <w:sz w:val="21"/>
                <w:szCs w:val="24"/>
              </w:rPr>
            </w:pPr>
            <w:r>
              <w:rPr>
                <w:rFonts w:hint="eastAsia"/>
                <w:kern w:val="2"/>
                <w:sz w:val="21"/>
                <w:szCs w:val="24"/>
              </w:rPr>
              <w:t>UI组件</w:t>
            </w:r>
          </w:p>
        </w:tc>
        <w:tc>
          <w:tcPr>
            <w:tcW w:w="1599" w:type="pct"/>
          </w:tcPr>
          <w:p w14:paraId="5AF6CC20">
            <w:pPr>
              <w:pStyle w:val="37"/>
              <w:ind w:firstLine="0" w:firstLineChars="0"/>
              <w:rPr>
                <w:kern w:val="2"/>
                <w:sz w:val="21"/>
                <w:szCs w:val="24"/>
              </w:rPr>
            </w:pPr>
            <w:r>
              <w:rPr>
                <w:rFonts w:hint="eastAsia"/>
                <w:kern w:val="2"/>
                <w:sz w:val="21"/>
                <w:szCs w:val="24"/>
              </w:rPr>
              <w:t>Element Plus</w:t>
            </w:r>
          </w:p>
        </w:tc>
        <w:tc>
          <w:tcPr>
            <w:tcW w:w="2862" w:type="pct"/>
          </w:tcPr>
          <w:p w14:paraId="4EE8CB50">
            <w:pPr>
              <w:pStyle w:val="37"/>
              <w:ind w:firstLine="0" w:firstLineChars="0"/>
              <w:rPr>
                <w:kern w:val="2"/>
                <w:sz w:val="21"/>
                <w:szCs w:val="24"/>
              </w:rPr>
            </w:pPr>
            <w:r>
              <w:rPr>
                <w:rFonts w:hint="eastAsia"/>
                <w:kern w:val="2"/>
                <w:sz w:val="21"/>
                <w:szCs w:val="24"/>
              </w:rPr>
              <w:t>标准化表单、表格；El-Card/El-Table/El-Progress构建响应式看板</w:t>
            </w:r>
          </w:p>
        </w:tc>
      </w:tr>
      <w:tr w14:paraId="0956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7D532FDB">
            <w:pPr>
              <w:pStyle w:val="37"/>
              <w:ind w:firstLine="0" w:firstLineChars="0"/>
              <w:rPr>
                <w:kern w:val="2"/>
                <w:sz w:val="21"/>
                <w:szCs w:val="24"/>
              </w:rPr>
            </w:pPr>
            <w:r>
              <w:rPr>
                <w:rFonts w:hint="eastAsia"/>
                <w:kern w:val="2"/>
                <w:sz w:val="21"/>
                <w:szCs w:val="24"/>
              </w:rPr>
              <w:t>状态管理</w:t>
            </w:r>
          </w:p>
        </w:tc>
        <w:tc>
          <w:tcPr>
            <w:tcW w:w="1599" w:type="pct"/>
          </w:tcPr>
          <w:p w14:paraId="19095A4F">
            <w:pPr>
              <w:pStyle w:val="37"/>
              <w:ind w:firstLine="0" w:firstLineChars="0"/>
              <w:rPr>
                <w:kern w:val="2"/>
                <w:sz w:val="21"/>
                <w:szCs w:val="24"/>
              </w:rPr>
            </w:pPr>
            <w:r>
              <w:rPr>
                <w:rFonts w:hint="eastAsia"/>
                <w:kern w:val="2"/>
                <w:sz w:val="21"/>
                <w:szCs w:val="24"/>
              </w:rPr>
              <w:t>Pinia</w:t>
            </w:r>
          </w:p>
        </w:tc>
        <w:tc>
          <w:tcPr>
            <w:tcW w:w="2862" w:type="pct"/>
          </w:tcPr>
          <w:p w14:paraId="6F1F885B">
            <w:pPr>
              <w:pStyle w:val="37"/>
              <w:ind w:firstLine="0" w:firstLineChars="0"/>
              <w:rPr>
                <w:kern w:val="2"/>
                <w:sz w:val="21"/>
                <w:szCs w:val="24"/>
              </w:rPr>
            </w:pPr>
            <w:r>
              <w:rPr>
                <w:rFonts w:hint="eastAsia"/>
                <w:kern w:val="2"/>
                <w:sz w:val="21"/>
                <w:szCs w:val="24"/>
              </w:rPr>
              <w:t>轻量直观，跨模块共享任务/缺陷/用户状态</w:t>
            </w:r>
          </w:p>
        </w:tc>
      </w:tr>
      <w:tr w14:paraId="765BE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3B8CF11A">
            <w:pPr>
              <w:pStyle w:val="37"/>
              <w:ind w:firstLine="0" w:firstLineChars="0"/>
              <w:rPr>
                <w:kern w:val="2"/>
                <w:sz w:val="21"/>
                <w:szCs w:val="24"/>
              </w:rPr>
            </w:pPr>
            <w:r>
              <w:rPr>
                <w:rFonts w:hint="eastAsia"/>
                <w:kern w:val="2"/>
                <w:sz w:val="21"/>
                <w:szCs w:val="24"/>
              </w:rPr>
              <w:t>路由</w:t>
            </w:r>
          </w:p>
        </w:tc>
        <w:tc>
          <w:tcPr>
            <w:tcW w:w="1599" w:type="pct"/>
          </w:tcPr>
          <w:p w14:paraId="574939B0">
            <w:pPr>
              <w:pStyle w:val="37"/>
              <w:ind w:firstLine="0" w:firstLineChars="0"/>
              <w:rPr>
                <w:kern w:val="2"/>
                <w:sz w:val="21"/>
                <w:szCs w:val="24"/>
              </w:rPr>
            </w:pPr>
            <w:r>
              <w:rPr>
                <w:rFonts w:hint="eastAsia"/>
                <w:kern w:val="2"/>
                <w:sz w:val="21"/>
                <w:szCs w:val="24"/>
              </w:rPr>
              <w:t>Vue Router 4</w:t>
            </w:r>
          </w:p>
        </w:tc>
        <w:tc>
          <w:tcPr>
            <w:tcW w:w="2862" w:type="pct"/>
          </w:tcPr>
          <w:p w14:paraId="11EB529B">
            <w:pPr>
              <w:pStyle w:val="37"/>
              <w:ind w:firstLine="0" w:firstLineChars="0"/>
              <w:rPr>
                <w:kern w:val="2"/>
                <w:sz w:val="21"/>
                <w:szCs w:val="24"/>
              </w:rPr>
            </w:pPr>
            <w:r>
              <w:rPr>
                <w:rFonts w:hint="eastAsia"/>
                <w:kern w:val="2"/>
                <w:sz w:val="21"/>
                <w:szCs w:val="24"/>
              </w:rPr>
              <w:t>SPA无刷新跳转；结合路由守卫实现权限拦截</w:t>
            </w:r>
          </w:p>
        </w:tc>
      </w:tr>
      <w:tr w14:paraId="7C55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2FE492A8">
            <w:pPr>
              <w:pStyle w:val="37"/>
              <w:ind w:firstLine="0" w:firstLineChars="0"/>
              <w:rPr>
                <w:kern w:val="2"/>
                <w:sz w:val="21"/>
                <w:szCs w:val="24"/>
              </w:rPr>
            </w:pPr>
            <w:r>
              <w:rPr>
                <w:rFonts w:hint="eastAsia"/>
                <w:kern w:val="2"/>
                <w:sz w:val="21"/>
                <w:szCs w:val="24"/>
              </w:rPr>
              <w:t>图像交互</w:t>
            </w:r>
          </w:p>
        </w:tc>
        <w:tc>
          <w:tcPr>
            <w:tcW w:w="1599" w:type="pct"/>
          </w:tcPr>
          <w:p w14:paraId="5AE4812A">
            <w:pPr>
              <w:pStyle w:val="37"/>
              <w:ind w:firstLine="0" w:firstLineChars="0"/>
              <w:rPr>
                <w:kern w:val="2"/>
                <w:sz w:val="21"/>
                <w:szCs w:val="24"/>
              </w:rPr>
            </w:pPr>
            <w:r>
              <w:rPr>
                <w:rFonts w:hint="eastAsia"/>
                <w:kern w:val="2"/>
                <w:sz w:val="21"/>
                <w:szCs w:val="24"/>
              </w:rPr>
              <w:t>Viewer.js + fabric.js + Cropper.js</w:t>
            </w:r>
          </w:p>
        </w:tc>
        <w:tc>
          <w:tcPr>
            <w:tcW w:w="2862" w:type="pct"/>
          </w:tcPr>
          <w:p w14:paraId="4E780271">
            <w:pPr>
              <w:pStyle w:val="37"/>
              <w:ind w:firstLine="0" w:firstLineChars="0"/>
              <w:rPr>
                <w:kern w:val="2"/>
                <w:sz w:val="21"/>
                <w:szCs w:val="24"/>
              </w:rPr>
            </w:pPr>
            <w:r>
              <w:rPr>
                <w:rFonts w:hint="eastAsia"/>
                <w:kern w:val="2"/>
                <w:sz w:val="21"/>
                <w:szCs w:val="24"/>
              </w:rPr>
              <w:t>图片查看/旋转/缩放、缺陷框绘图、截图保存</w:t>
            </w:r>
          </w:p>
        </w:tc>
      </w:tr>
      <w:tr w14:paraId="5BA8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24F4B713">
            <w:pPr>
              <w:pStyle w:val="37"/>
              <w:ind w:firstLine="0" w:firstLineChars="0"/>
              <w:rPr>
                <w:kern w:val="2"/>
                <w:sz w:val="21"/>
                <w:szCs w:val="24"/>
              </w:rPr>
            </w:pPr>
            <w:r>
              <w:rPr>
                <w:rFonts w:hint="eastAsia"/>
                <w:kern w:val="2"/>
                <w:sz w:val="21"/>
                <w:szCs w:val="24"/>
              </w:rPr>
              <w:t>双屏布局</w:t>
            </w:r>
          </w:p>
        </w:tc>
        <w:tc>
          <w:tcPr>
            <w:tcW w:w="1599" w:type="pct"/>
          </w:tcPr>
          <w:p w14:paraId="087A334B">
            <w:pPr>
              <w:pStyle w:val="37"/>
              <w:ind w:firstLine="0" w:firstLineChars="0"/>
              <w:rPr>
                <w:kern w:val="2"/>
                <w:sz w:val="21"/>
                <w:szCs w:val="24"/>
              </w:rPr>
            </w:pPr>
            <w:r>
              <w:rPr>
                <w:rFonts w:hint="eastAsia"/>
                <w:kern w:val="2"/>
                <w:sz w:val="21"/>
                <w:szCs w:val="24"/>
              </w:rPr>
              <w:t>splitpanes-vue</w:t>
            </w:r>
          </w:p>
        </w:tc>
        <w:tc>
          <w:tcPr>
            <w:tcW w:w="2862" w:type="pct"/>
          </w:tcPr>
          <w:p w14:paraId="41C6B07C">
            <w:pPr>
              <w:pStyle w:val="37"/>
              <w:ind w:firstLine="0" w:firstLineChars="0"/>
              <w:rPr>
                <w:kern w:val="2"/>
                <w:sz w:val="21"/>
                <w:szCs w:val="24"/>
              </w:rPr>
            </w:pPr>
            <w:r>
              <w:rPr>
                <w:rFonts w:hint="eastAsia"/>
                <w:kern w:val="2"/>
                <w:sz w:val="21"/>
                <w:szCs w:val="24"/>
              </w:rPr>
              <w:t>拖拽式分屏，支持左右/上下布局切换</w:t>
            </w:r>
          </w:p>
        </w:tc>
      </w:tr>
      <w:tr w14:paraId="0C1D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2C542B40">
            <w:pPr>
              <w:pStyle w:val="37"/>
              <w:ind w:firstLine="0" w:firstLineChars="0"/>
              <w:rPr>
                <w:kern w:val="2"/>
                <w:sz w:val="21"/>
                <w:szCs w:val="24"/>
              </w:rPr>
            </w:pPr>
            <w:r>
              <w:rPr>
                <w:rFonts w:hint="eastAsia"/>
                <w:kern w:val="2"/>
                <w:sz w:val="21"/>
                <w:szCs w:val="24"/>
              </w:rPr>
              <w:t>数据可视化</w:t>
            </w:r>
          </w:p>
        </w:tc>
        <w:tc>
          <w:tcPr>
            <w:tcW w:w="1599" w:type="pct"/>
          </w:tcPr>
          <w:p w14:paraId="488610A3">
            <w:pPr>
              <w:pStyle w:val="37"/>
              <w:ind w:firstLine="0" w:firstLineChars="0"/>
              <w:rPr>
                <w:kern w:val="2"/>
                <w:sz w:val="21"/>
                <w:szCs w:val="24"/>
              </w:rPr>
            </w:pPr>
            <w:r>
              <w:rPr>
                <w:rFonts w:hint="eastAsia"/>
                <w:kern w:val="2"/>
                <w:sz w:val="21"/>
                <w:szCs w:val="24"/>
              </w:rPr>
              <w:t>ECharts 5.x</w:t>
            </w:r>
          </w:p>
        </w:tc>
        <w:tc>
          <w:tcPr>
            <w:tcW w:w="2862" w:type="pct"/>
          </w:tcPr>
          <w:p w14:paraId="6162B5DE">
            <w:pPr>
              <w:pStyle w:val="37"/>
              <w:ind w:firstLine="0" w:firstLineChars="0"/>
              <w:rPr>
                <w:kern w:val="2"/>
                <w:sz w:val="21"/>
                <w:szCs w:val="24"/>
              </w:rPr>
            </w:pPr>
            <w:r>
              <w:rPr>
                <w:rFonts w:hint="eastAsia"/>
                <w:kern w:val="2"/>
                <w:sz w:val="21"/>
                <w:szCs w:val="24"/>
              </w:rPr>
              <w:t>动态渲染柱状图、环形图、进度环等统计图表</w:t>
            </w:r>
          </w:p>
        </w:tc>
      </w:tr>
      <w:tr w14:paraId="3C1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5737508D">
            <w:pPr>
              <w:pStyle w:val="37"/>
              <w:ind w:firstLine="0" w:firstLineChars="0"/>
              <w:rPr>
                <w:kern w:val="2"/>
                <w:sz w:val="21"/>
                <w:szCs w:val="24"/>
              </w:rPr>
            </w:pPr>
            <w:r>
              <w:rPr>
                <w:rFonts w:hint="eastAsia"/>
                <w:kern w:val="2"/>
                <w:sz w:val="21"/>
                <w:szCs w:val="24"/>
              </w:rPr>
              <w:t>文件导出</w:t>
            </w:r>
          </w:p>
        </w:tc>
        <w:tc>
          <w:tcPr>
            <w:tcW w:w="1599" w:type="pct"/>
          </w:tcPr>
          <w:p w14:paraId="01DCA230">
            <w:pPr>
              <w:pStyle w:val="37"/>
              <w:ind w:firstLine="0" w:firstLineChars="0"/>
              <w:rPr>
                <w:kern w:val="2"/>
                <w:sz w:val="21"/>
                <w:szCs w:val="24"/>
              </w:rPr>
            </w:pPr>
            <w:r>
              <w:rPr>
                <w:rFonts w:hint="eastAsia"/>
                <w:kern w:val="2"/>
                <w:sz w:val="21"/>
                <w:szCs w:val="24"/>
              </w:rPr>
              <w:t>xlsx + FileSaver.js + jszip</w:t>
            </w:r>
          </w:p>
        </w:tc>
        <w:tc>
          <w:tcPr>
            <w:tcW w:w="2862" w:type="pct"/>
          </w:tcPr>
          <w:p w14:paraId="1390EB49">
            <w:pPr>
              <w:pStyle w:val="37"/>
              <w:ind w:firstLine="0" w:firstLineChars="0"/>
              <w:rPr>
                <w:kern w:val="2"/>
                <w:sz w:val="21"/>
                <w:szCs w:val="24"/>
              </w:rPr>
            </w:pPr>
            <w:r>
              <w:rPr>
                <w:rFonts w:hint="eastAsia"/>
                <w:kern w:val="2"/>
                <w:sz w:val="21"/>
                <w:szCs w:val="24"/>
              </w:rPr>
              <w:t>生成复杂格式Excel，支持多sheet/图片嵌入</w:t>
            </w:r>
          </w:p>
        </w:tc>
      </w:tr>
      <w:tr w14:paraId="3167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pct"/>
          </w:tcPr>
          <w:p w14:paraId="404CBFF2">
            <w:pPr>
              <w:pStyle w:val="37"/>
              <w:ind w:firstLine="0" w:firstLineChars="0"/>
              <w:rPr>
                <w:kern w:val="2"/>
                <w:sz w:val="21"/>
                <w:szCs w:val="24"/>
              </w:rPr>
            </w:pPr>
            <w:r>
              <w:rPr>
                <w:rFonts w:hint="eastAsia"/>
                <w:kern w:val="2"/>
                <w:sz w:val="21"/>
                <w:szCs w:val="24"/>
              </w:rPr>
              <w:t>构建工具</w:t>
            </w:r>
          </w:p>
        </w:tc>
        <w:tc>
          <w:tcPr>
            <w:tcW w:w="1599" w:type="pct"/>
          </w:tcPr>
          <w:p w14:paraId="0592272E">
            <w:pPr>
              <w:pStyle w:val="37"/>
              <w:ind w:firstLine="0" w:firstLineChars="0"/>
              <w:rPr>
                <w:kern w:val="2"/>
                <w:sz w:val="21"/>
                <w:szCs w:val="24"/>
              </w:rPr>
            </w:pPr>
            <w:r>
              <w:rPr>
                <w:rFonts w:hint="eastAsia"/>
                <w:kern w:val="2"/>
                <w:sz w:val="21"/>
                <w:szCs w:val="24"/>
              </w:rPr>
              <w:t>Vite</w:t>
            </w:r>
          </w:p>
        </w:tc>
        <w:tc>
          <w:tcPr>
            <w:tcW w:w="2862" w:type="pct"/>
          </w:tcPr>
          <w:p w14:paraId="6E6E8A9C">
            <w:pPr>
              <w:pStyle w:val="37"/>
              <w:ind w:firstLine="0" w:firstLineChars="0"/>
              <w:rPr>
                <w:kern w:val="2"/>
                <w:sz w:val="21"/>
                <w:szCs w:val="24"/>
              </w:rPr>
            </w:pPr>
            <w:r>
              <w:rPr>
                <w:rFonts w:hint="eastAsia"/>
                <w:kern w:val="2"/>
                <w:sz w:val="21"/>
                <w:szCs w:val="24"/>
              </w:rPr>
              <w:t>开发热更新快、生产包体积小，支持Web Workers加速</w:t>
            </w:r>
          </w:p>
        </w:tc>
      </w:tr>
    </w:tbl>
    <w:p w14:paraId="6967FBFE">
      <w:pPr>
        <w:pStyle w:val="4"/>
        <w:ind w:firstLine="480"/>
      </w:pPr>
      <w:r>
        <w:t>车载端前端运行于 Electron 或轻量化容器中；地面端通过 Nginx 部署，支持并发访问。</w:t>
      </w:r>
    </w:p>
    <w:bookmarkEnd w:id="105"/>
    <w:p w14:paraId="550BACEC">
      <w:pPr>
        <w:pStyle w:val="3"/>
      </w:pPr>
      <w:bookmarkStart w:id="106" w:name="_Toc1833112499"/>
      <w:bookmarkStart w:id="107" w:name="_Toc223475284"/>
      <w:bookmarkStart w:id="108" w:name="_Toc223512801"/>
      <w:bookmarkStart w:id="109" w:name="X9129d569e60bea0ff686ece31810d3bf1e6d805"/>
      <w:r>
        <w:rPr>
          <w:rFonts w:hint="eastAsia"/>
          <w:lang w:eastAsia="zh-CN"/>
        </w:rPr>
        <w:t>5</w:t>
      </w:r>
      <w:r>
        <w:t>.2 后端与服务架构</w:t>
      </w:r>
      <w:bookmarkEnd w:id="106"/>
      <w:bookmarkEnd w:id="107"/>
      <w:bookmarkEnd w:id="108"/>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3811"/>
        <w:gridCol w:w="3623"/>
      </w:tblGrid>
      <w:tr w14:paraId="3BC3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38" w:type="pct"/>
            <w:tcBorders>
              <w:top w:val="nil"/>
              <w:left w:val="nil"/>
              <w:bottom w:val="single" w:color="auto" w:sz="0" w:space="0"/>
              <w:right w:val="nil"/>
              <w:insideH w:val="single" w:sz="0" w:space="0"/>
              <w:insideV w:val="nil"/>
              <w:tl2br w:val="nil"/>
              <w:tr2bl w:val="nil"/>
            </w:tcBorders>
            <w:vAlign w:val="bottom"/>
          </w:tcPr>
          <w:p w14:paraId="7E461492">
            <w:pPr>
              <w:pStyle w:val="37"/>
              <w:ind w:firstLine="0" w:firstLineChars="0"/>
              <w:rPr>
                <w:kern w:val="2"/>
                <w:sz w:val="21"/>
                <w:szCs w:val="24"/>
              </w:rPr>
            </w:pPr>
            <w:r>
              <w:rPr>
                <w:rFonts w:hint="eastAsia"/>
                <w:kern w:val="2"/>
                <w:sz w:val="21"/>
                <w:szCs w:val="24"/>
              </w:rPr>
              <w:t>模块</w:t>
            </w:r>
          </w:p>
        </w:tc>
        <w:tc>
          <w:tcPr>
            <w:tcW w:w="2235" w:type="pct"/>
            <w:tcBorders>
              <w:top w:val="nil"/>
              <w:bottom w:val="single" w:color="auto" w:sz="0" w:space="0"/>
              <w:right w:val="nil"/>
              <w:insideH w:val="single" w:sz="0" w:space="0"/>
              <w:insideV w:val="nil"/>
              <w:tl2br w:val="nil"/>
              <w:tr2bl w:val="nil"/>
            </w:tcBorders>
            <w:vAlign w:val="bottom"/>
          </w:tcPr>
          <w:p w14:paraId="2B1140A5">
            <w:pPr>
              <w:pStyle w:val="37"/>
              <w:ind w:firstLine="0" w:firstLineChars="0"/>
              <w:rPr>
                <w:kern w:val="2"/>
                <w:sz w:val="21"/>
                <w:szCs w:val="24"/>
              </w:rPr>
            </w:pPr>
            <w:r>
              <w:rPr>
                <w:rFonts w:hint="eastAsia"/>
                <w:kern w:val="2"/>
                <w:sz w:val="21"/>
                <w:szCs w:val="24"/>
              </w:rPr>
              <w:t>技术实现</w:t>
            </w:r>
          </w:p>
        </w:tc>
        <w:tc>
          <w:tcPr>
            <w:tcW w:w="2125" w:type="pct"/>
            <w:tcBorders>
              <w:top w:val="nil"/>
              <w:bottom w:val="single" w:color="auto" w:sz="0" w:space="0"/>
              <w:right w:val="nil"/>
              <w:insideH w:val="single" w:sz="0" w:space="0"/>
              <w:insideV w:val="nil"/>
              <w:tl2br w:val="nil"/>
              <w:tr2bl w:val="nil"/>
            </w:tcBorders>
            <w:vAlign w:val="bottom"/>
          </w:tcPr>
          <w:p w14:paraId="0A40AF22">
            <w:pPr>
              <w:pStyle w:val="37"/>
              <w:ind w:firstLine="0" w:firstLineChars="0"/>
              <w:rPr>
                <w:kern w:val="2"/>
                <w:sz w:val="21"/>
                <w:szCs w:val="24"/>
              </w:rPr>
            </w:pPr>
            <w:r>
              <w:rPr>
                <w:rFonts w:hint="eastAsia"/>
                <w:kern w:val="2"/>
                <w:sz w:val="21"/>
                <w:szCs w:val="24"/>
              </w:rPr>
              <w:t>功能说明</w:t>
            </w:r>
          </w:p>
        </w:tc>
      </w:tr>
      <w:tr w14:paraId="35DC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6DCB4389">
            <w:pPr>
              <w:pStyle w:val="37"/>
              <w:ind w:firstLine="0" w:firstLineChars="0"/>
              <w:rPr>
                <w:kern w:val="2"/>
                <w:sz w:val="21"/>
                <w:szCs w:val="24"/>
              </w:rPr>
            </w:pPr>
            <w:r>
              <w:rPr>
                <w:rFonts w:hint="eastAsia"/>
                <w:kern w:val="2"/>
                <w:sz w:val="21"/>
                <w:szCs w:val="24"/>
              </w:rPr>
              <w:t>主服务</w:t>
            </w:r>
          </w:p>
        </w:tc>
        <w:tc>
          <w:tcPr>
            <w:tcW w:w="2235" w:type="pct"/>
          </w:tcPr>
          <w:p w14:paraId="72DC9F79">
            <w:pPr>
              <w:pStyle w:val="37"/>
              <w:ind w:firstLine="0" w:firstLineChars="0"/>
              <w:rPr>
                <w:kern w:val="2"/>
                <w:sz w:val="21"/>
                <w:szCs w:val="24"/>
              </w:rPr>
            </w:pPr>
            <w:r>
              <w:rPr>
                <w:rFonts w:hint="eastAsia"/>
                <w:kern w:val="2"/>
                <w:sz w:val="21"/>
                <w:szCs w:val="24"/>
              </w:rPr>
              <w:t>Spring Boot 3.5.4 + Java 21</w:t>
            </w:r>
          </w:p>
        </w:tc>
        <w:tc>
          <w:tcPr>
            <w:tcW w:w="2125" w:type="pct"/>
          </w:tcPr>
          <w:p w14:paraId="49752A4A">
            <w:pPr>
              <w:pStyle w:val="37"/>
              <w:ind w:firstLine="0" w:firstLineChars="0"/>
              <w:rPr>
                <w:kern w:val="2"/>
                <w:sz w:val="21"/>
                <w:szCs w:val="24"/>
              </w:rPr>
            </w:pPr>
            <w:r>
              <w:rPr>
                <w:rFonts w:hint="eastAsia"/>
                <w:kern w:val="2"/>
                <w:sz w:val="21"/>
                <w:szCs w:val="24"/>
              </w:rPr>
              <w:t>分层架构；MyBatis-Plus 3.5.8 简化DB操作</w:t>
            </w:r>
          </w:p>
        </w:tc>
      </w:tr>
      <w:tr w14:paraId="2341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C817A48">
            <w:pPr>
              <w:pStyle w:val="37"/>
              <w:ind w:firstLine="0" w:firstLineChars="0"/>
              <w:rPr>
                <w:kern w:val="2"/>
                <w:sz w:val="21"/>
                <w:szCs w:val="24"/>
              </w:rPr>
            </w:pPr>
            <w:r>
              <w:rPr>
                <w:rFonts w:hint="eastAsia"/>
                <w:kern w:val="2"/>
                <w:sz w:val="21"/>
                <w:szCs w:val="24"/>
              </w:rPr>
              <w:t>实时通信</w:t>
            </w:r>
          </w:p>
        </w:tc>
        <w:tc>
          <w:tcPr>
            <w:tcW w:w="2235" w:type="pct"/>
          </w:tcPr>
          <w:p w14:paraId="05F9095D">
            <w:pPr>
              <w:pStyle w:val="37"/>
              <w:ind w:firstLine="0" w:firstLineChars="0"/>
              <w:rPr>
                <w:kern w:val="2"/>
                <w:sz w:val="21"/>
                <w:szCs w:val="24"/>
              </w:rPr>
            </w:pPr>
            <w:r>
              <w:rPr>
                <w:rFonts w:hint="eastAsia"/>
                <w:kern w:val="2"/>
                <w:sz w:val="21"/>
                <w:szCs w:val="24"/>
              </w:rPr>
              <w:t>WebSocket + Redis</w:t>
            </w:r>
          </w:p>
        </w:tc>
        <w:tc>
          <w:tcPr>
            <w:tcW w:w="2125" w:type="pct"/>
          </w:tcPr>
          <w:p w14:paraId="43A98094">
            <w:pPr>
              <w:pStyle w:val="37"/>
              <w:ind w:firstLine="0" w:firstLineChars="0"/>
              <w:rPr>
                <w:kern w:val="2"/>
                <w:sz w:val="21"/>
                <w:szCs w:val="24"/>
              </w:rPr>
            </w:pPr>
            <w:r>
              <w:rPr>
                <w:rFonts w:hint="eastAsia"/>
                <w:kern w:val="2"/>
                <w:sz w:val="21"/>
                <w:szCs w:val="24"/>
              </w:rPr>
              <w:t>分析进度推送、任务状态广播</w:t>
            </w:r>
          </w:p>
        </w:tc>
      </w:tr>
      <w:tr w14:paraId="65C4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53239E9">
            <w:pPr>
              <w:pStyle w:val="37"/>
              <w:ind w:firstLine="0" w:firstLineChars="0"/>
              <w:rPr>
                <w:kern w:val="2"/>
                <w:sz w:val="21"/>
                <w:szCs w:val="24"/>
              </w:rPr>
            </w:pPr>
            <w:r>
              <w:rPr>
                <w:rFonts w:hint="eastAsia"/>
                <w:kern w:val="2"/>
                <w:sz w:val="21"/>
                <w:szCs w:val="24"/>
              </w:rPr>
              <w:t>AI调度</w:t>
            </w:r>
          </w:p>
        </w:tc>
        <w:tc>
          <w:tcPr>
            <w:tcW w:w="2235" w:type="pct"/>
          </w:tcPr>
          <w:p w14:paraId="34671A5F">
            <w:pPr>
              <w:pStyle w:val="37"/>
              <w:ind w:firstLine="0" w:firstLineChars="0"/>
              <w:rPr>
                <w:kern w:val="2"/>
                <w:sz w:val="21"/>
                <w:szCs w:val="24"/>
              </w:rPr>
            </w:pPr>
            <w:r>
              <w:rPr>
                <w:rFonts w:hint="eastAsia"/>
                <w:kern w:val="2"/>
                <w:sz w:val="21"/>
                <w:szCs w:val="24"/>
              </w:rPr>
              <w:t>FastAPI</w:t>
            </w:r>
          </w:p>
        </w:tc>
        <w:tc>
          <w:tcPr>
            <w:tcW w:w="2125" w:type="pct"/>
          </w:tcPr>
          <w:p w14:paraId="50B017E5">
            <w:pPr>
              <w:pStyle w:val="37"/>
              <w:ind w:firstLine="0" w:firstLineChars="0"/>
              <w:rPr>
                <w:kern w:val="2"/>
                <w:sz w:val="21"/>
                <w:szCs w:val="24"/>
              </w:rPr>
            </w:pPr>
            <w:r>
              <w:rPr>
                <w:rFonts w:hint="eastAsia"/>
                <w:kern w:val="2"/>
                <w:sz w:val="21"/>
                <w:szCs w:val="24"/>
              </w:rPr>
              <w:t>Python算法接口调用</w:t>
            </w:r>
          </w:p>
        </w:tc>
      </w:tr>
      <w:tr w14:paraId="1F53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1B4FB3C1">
            <w:pPr>
              <w:pStyle w:val="37"/>
              <w:ind w:firstLine="0" w:firstLineChars="0"/>
              <w:rPr>
                <w:kern w:val="2"/>
                <w:sz w:val="21"/>
                <w:szCs w:val="24"/>
              </w:rPr>
            </w:pPr>
            <w:r>
              <w:rPr>
                <w:rFonts w:hint="eastAsia"/>
                <w:kern w:val="2"/>
                <w:sz w:val="21"/>
                <w:szCs w:val="24"/>
              </w:rPr>
              <w:t>数据存储</w:t>
            </w:r>
          </w:p>
        </w:tc>
        <w:tc>
          <w:tcPr>
            <w:tcW w:w="2235" w:type="pct"/>
          </w:tcPr>
          <w:p w14:paraId="36DD2007">
            <w:pPr>
              <w:pStyle w:val="37"/>
              <w:ind w:firstLine="0" w:firstLineChars="0"/>
              <w:rPr>
                <w:kern w:val="2"/>
                <w:sz w:val="21"/>
                <w:szCs w:val="24"/>
              </w:rPr>
            </w:pPr>
            <w:r>
              <w:rPr>
                <w:rFonts w:hint="eastAsia"/>
                <w:kern w:val="2"/>
                <w:sz w:val="21"/>
                <w:szCs w:val="24"/>
              </w:rPr>
              <w:t>MySQL 8.0.33</w:t>
            </w:r>
          </w:p>
        </w:tc>
        <w:tc>
          <w:tcPr>
            <w:tcW w:w="2125" w:type="pct"/>
          </w:tcPr>
          <w:p w14:paraId="50E5A527">
            <w:pPr>
              <w:pStyle w:val="37"/>
              <w:ind w:firstLine="0" w:firstLineChars="0"/>
              <w:rPr>
                <w:kern w:val="2"/>
                <w:sz w:val="21"/>
                <w:szCs w:val="24"/>
              </w:rPr>
            </w:pPr>
            <w:r>
              <w:rPr>
                <w:rFonts w:hint="eastAsia"/>
                <w:kern w:val="2"/>
                <w:sz w:val="21"/>
                <w:szCs w:val="24"/>
              </w:rPr>
              <w:t>结构化数据（任务/缺陷）</w:t>
            </w:r>
          </w:p>
        </w:tc>
      </w:tr>
      <w:tr w14:paraId="3BB8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7D20D9A2">
            <w:pPr>
              <w:pStyle w:val="37"/>
              <w:ind w:firstLine="0" w:firstLineChars="0"/>
              <w:rPr>
                <w:kern w:val="2"/>
                <w:sz w:val="21"/>
                <w:szCs w:val="24"/>
              </w:rPr>
            </w:pPr>
            <w:r>
              <w:rPr>
                <w:rFonts w:hint="eastAsia"/>
                <w:kern w:val="2"/>
                <w:sz w:val="21"/>
                <w:szCs w:val="24"/>
              </w:rPr>
              <w:t>对象存储</w:t>
            </w:r>
          </w:p>
        </w:tc>
        <w:tc>
          <w:tcPr>
            <w:tcW w:w="2235" w:type="pct"/>
          </w:tcPr>
          <w:p w14:paraId="63289D7D">
            <w:pPr>
              <w:pStyle w:val="37"/>
              <w:ind w:firstLine="0" w:firstLineChars="0"/>
              <w:rPr>
                <w:kern w:val="2"/>
                <w:sz w:val="21"/>
                <w:szCs w:val="24"/>
              </w:rPr>
            </w:pPr>
            <w:r>
              <w:rPr>
                <w:rFonts w:hint="eastAsia"/>
                <w:kern w:val="2"/>
                <w:sz w:val="21"/>
                <w:szCs w:val="24"/>
              </w:rPr>
              <w:t>MinIO</w:t>
            </w:r>
          </w:p>
        </w:tc>
        <w:tc>
          <w:tcPr>
            <w:tcW w:w="2125" w:type="pct"/>
          </w:tcPr>
          <w:p w14:paraId="28DC12DA">
            <w:pPr>
              <w:pStyle w:val="37"/>
              <w:ind w:firstLine="0" w:firstLineChars="0"/>
              <w:rPr>
                <w:kern w:val="2"/>
                <w:sz w:val="21"/>
                <w:szCs w:val="24"/>
              </w:rPr>
            </w:pPr>
            <w:r>
              <w:rPr>
                <w:rFonts w:hint="eastAsia"/>
                <w:kern w:val="2"/>
                <w:sz w:val="21"/>
                <w:szCs w:val="24"/>
              </w:rPr>
              <w:t>图像文件存储，冷热分层</w:t>
            </w:r>
          </w:p>
        </w:tc>
      </w:tr>
      <w:tr w14:paraId="0952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2826A67A">
            <w:pPr>
              <w:pStyle w:val="37"/>
              <w:ind w:firstLine="0" w:firstLineChars="0"/>
              <w:rPr>
                <w:kern w:val="2"/>
                <w:sz w:val="21"/>
                <w:szCs w:val="24"/>
              </w:rPr>
            </w:pPr>
            <w:r>
              <w:rPr>
                <w:rFonts w:hint="eastAsia"/>
                <w:kern w:val="2"/>
                <w:sz w:val="21"/>
                <w:szCs w:val="24"/>
              </w:rPr>
              <w:t>图像预处理</w:t>
            </w:r>
          </w:p>
        </w:tc>
        <w:tc>
          <w:tcPr>
            <w:tcW w:w="2235" w:type="pct"/>
          </w:tcPr>
          <w:p w14:paraId="1B654D43">
            <w:pPr>
              <w:pStyle w:val="37"/>
              <w:ind w:firstLine="0" w:firstLineChars="0"/>
              <w:rPr>
                <w:rFonts w:hint="default" w:eastAsia="宋体"/>
                <w:kern w:val="2"/>
                <w:sz w:val="21"/>
                <w:szCs w:val="24"/>
                <w:lang w:val="en-US" w:eastAsia="zh-CN"/>
              </w:rPr>
            </w:pPr>
            <w:del w:id="152" w:author="刘正源" w:date="2026-04-09T14:01:01Z">
              <w:r>
                <w:rPr>
                  <w:rFonts w:hint="default"/>
                  <w:kern w:val="2"/>
                  <w:sz w:val="21"/>
                  <w:szCs w:val="24"/>
                  <w:lang w:val="en-US"/>
                </w:rPr>
                <w:delText>TensorFlow.js（Web Worker）</w:delText>
              </w:r>
            </w:del>
            <w:ins w:id="153" w:author="刘正源" w:date="2026-04-09T14:01:01Z">
              <w:r>
                <w:rPr>
                  <w:rFonts w:hint="eastAsia"/>
                  <w:kern w:val="2"/>
                  <w:sz w:val="21"/>
                  <w:szCs w:val="24"/>
                  <w:lang w:val="en-US" w:eastAsia="zh-CN"/>
                </w:rPr>
                <w:t>Pyt</w:t>
              </w:r>
            </w:ins>
            <w:ins w:id="154" w:author="刘正源" w:date="2026-04-09T14:01:02Z">
              <w:r>
                <w:rPr>
                  <w:rFonts w:hint="eastAsia"/>
                  <w:kern w:val="2"/>
                  <w:sz w:val="21"/>
                  <w:szCs w:val="24"/>
                  <w:lang w:val="en-US" w:eastAsia="zh-CN"/>
                </w:rPr>
                <w:t>hon</w:t>
              </w:r>
            </w:ins>
            <w:ins w:id="155" w:author="刘正源" w:date="2026-04-09T14:01:03Z">
              <w:r>
                <w:rPr>
                  <w:rFonts w:hint="eastAsia"/>
                  <w:kern w:val="2"/>
                  <w:sz w:val="21"/>
                  <w:szCs w:val="24"/>
                  <w:lang w:val="en-US" w:eastAsia="zh-CN"/>
                </w:rPr>
                <w:t>/</w:t>
              </w:r>
            </w:ins>
            <w:ins w:id="156" w:author="刘正源" w:date="2026-04-09T14:01:04Z">
              <w:r>
                <w:rPr>
                  <w:rFonts w:hint="eastAsia"/>
                  <w:kern w:val="2"/>
                  <w:sz w:val="21"/>
                  <w:szCs w:val="24"/>
                  <w:lang w:val="en-US" w:eastAsia="zh-CN"/>
                </w:rPr>
                <w:t xml:space="preserve"> </w:t>
              </w:r>
            </w:ins>
            <w:ins w:id="157" w:author="刘正源" w:date="2026-04-09T14:01:05Z">
              <w:r>
                <w:rPr>
                  <w:rFonts w:hint="eastAsia"/>
                  <w:kern w:val="2"/>
                  <w:sz w:val="21"/>
                  <w:szCs w:val="24"/>
                  <w:lang w:val="en-US" w:eastAsia="zh-CN"/>
                </w:rPr>
                <w:t>CUDA</w:t>
              </w:r>
            </w:ins>
            <w:ins w:id="158" w:author="刘正源" w:date="2026-04-09T14:01:06Z">
              <w:r>
                <w:rPr>
                  <w:rFonts w:hint="eastAsia"/>
                  <w:kern w:val="2"/>
                  <w:sz w:val="21"/>
                  <w:szCs w:val="24"/>
                  <w:lang w:val="en-US" w:eastAsia="zh-CN"/>
                </w:rPr>
                <w:t xml:space="preserve"> </w:t>
              </w:r>
            </w:ins>
            <w:ins w:id="159" w:author="刘正源" w:date="2026-04-09T14:01:08Z">
              <w:r>
                <w:rPr>
                  <w:rFonts w:hint="eastAsia"/>
                  <w:kern w:val="2"/>
                  <w:sz w:val="21"/>
                  <w:szCs w:val="24"/>
                  <w:lang w:val="en-US" w:eastAsia="zh-CN"/>
                </w:rPr>
                <w:t>推理</w:t>
              </w:r>
            </w:ins>
          </w:p>
        </w:tc>
        <w:tc>
          <w:tcPr>
            <w:tcW w:w="2125" w:type="pct"/>
          </w:tcPr>
          <w:p w14:paraId="339F142F">
            <w:pPr>
              <w:pStyle w:val="37"/>
              <w:ind w:firstLine="0" w:firstLineChars="0"/>
              <w:rPr>
                <w:kern w:val="2"/>
                <w:sz w:val="21"/>
                <w:szCs w:val="24"/>
              </w:rPr>
            </w:pPr>
            <w:r>
              <w:rPr>
                <w:rFonts w:hint="eastAsia"/>
                <w:kern w:val="2"/>
                <w:sz w:val="21"/>
                <w:szCs w:val="24"/>
              </w:rPr>
              <w:t>车载端本地推理；地面端调用GPU集群</w:t>
            </w:r>
          </w:p>
        </w:tc>
      </w:tr>
      <w:tr w14:paraId="322E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Pr>
          <w:p w14:paraId="2D6635E8">
            <w:pPr>
              <w:pStyle w:val="37"/>
              <w:ind w:firstLine="0" w:firstLineChars="0"/>
              <w:rPr>
                <w:kern w:val="2"/>
                <w:sz w:val="21"/>
                <w:szCs w:val="24"/>
              </w:rPr>
            </w:pPr>
            <w:r>
              <w:rPr>
                <w:rFonts w:hint="eastAsia"/>
                <w:kern w:val="2"/>
                <w:sz w:val="21"/>
                <w:szCs w:val="24"/>
              </w:rPr>
              <w:t>安全防护</w:t>
            </w:r>
          </w:p>
        </w:tc>
        <w:tc>
          <w:tcPr>
            <w:tcW w:w="2235" w:type="pct"/>
          </w:tcPr>
          <w:p w14:paraId="7CBA97CC">
            <w:pPr>
              <w:pStyle w:val="37"/>
              <w:ind w:firstLine="0" w:firstLineChars="0"/>
              <w:rPr>
                <w:kern w:val="2"/>
                <w:sz w:val="21"/>
                <w:szCs w:val="24"/>
              </w:rPr>
            </w:pPr>
            <w:r>
              <w:rPr>
                <w:rFonts w:hint="eastAsia"/>
                <w:kern w:val="2"/>
                <w:sz w:val="21"/>
                <w:szCs w:val="24"/>
              </w:rPr>
              <w:t>Sa-Token鉴权 + HTTPS加密 + 操作日志审计</w:t>
            </w:r>
          </w:p>
        </w:tc>
        <w:tc>
          <w:tcPr>
            <w:tcW w:w="2125" w:type="pct"/>
          </w:tcPr>
          <w:p w14:paraId="3F0C947C">
            <w:pPr>
              <w:pStyle w:val="37"/>
              <w:ind w:firstLine="0" w:firstLineChars="0"/>
              <w:rPr>
                <w:kern w:val="2"/>
                <w:sz w:val="21"/>
                <w:szCs w:val="24"/>
              </w:rPr>
            </w:pPr>
            <w:r>
              <w:rPr>
                <w:rFonts w:hint="eastAsia"/>
                <w:kern w:val="2"/>
                <w:sz w:val="21"/>
                <w:szCs w:val="24"/>
              </w:rPr>
              <w:t>满足《网络安全法》《数据安全法》要求</w:t>
            </w:r>
          </w:p>
        </w:tc>
      </w:tr>
      <w:bookmarkEnd w:id="109"/>
    </w:tbl>
    <w:p w14:paraId="093FE3D5">
      <w:pPr>
        <w:pStyle w:val="3"/>
      </w:pPr>
      <w:bookmarkStart w:id="110" w:name="_Toc1321370831"/>
      <w:bookmarkStart w:id="111" w:name="X52937956cafb1586d7614d893a677c00d82fc38"/>
      <w:bookmarkStart w:id="112" w:name="Xde0945875a62b528d3d7548d33bc684c4dd8b09"/>
      <w:r>
        <w:rPr>
          <w:rFonts w:hint="eastAsia"/>
          <w:lang w:eastAsia="zh-CN"/>
        </w:rPr>
        <w:t>5</w:t>
      </w:r>
      <w:r>
        <w:t>.3 AI算法技术</w:t>
      </w:r>
      <w:bookmarkEnd w:id="110"/>
    </w:p>
    <w:p w14:paraId="030F655C">
      <w:pPr>
        <w:pStyle w:val="4"/>
        <w:ind w:firstLine="480"/>
      </w:pPr>
      <w:r>
        <w:t>系统采用先进的深度学习算法架构，构建从图像采集、特征提取到缺陷识别的完整AI分析链路，为接触网检测提供智能化、高精度的技术支撑。</w:t>
      </w:r>
    </w:p>
    <w:p w14:paraId="03D115FE">
      <w:pPr>
        <w:pStyle w:val="5"/>
      </w:pPr>
      <w:r>
        <w:rPr>
          <w:rFonts w:hint="eastAsia"/>
          <w:lang w:eastAsia="zh-CN"/>
        </w:rPr>
        <w:t>5</w:t>
      </w:r>
      <w:r>
        <w:t>.3.1 模型架构</w:t>
      </w:r>
    </w:p>
    <w:p w14:paraId="7945AE53">
      <w:pPr>
        <w:pStyle w:val="4"/>
        <w:ind w:firstLine="480"/>
      </w:pPr>
      <w:r>
        <w:t>系统核心AI算法基于卷积神经网络（CNN）深度学习架构进行构建，充分发挥CNN在图像特征提取与模式识别方面的优势。模型在设计过程中引入了注意力机制对网络结构进行优化，使算法能够自适应地聚焦于图像中的关键区域。通过注意力机制，模型可自动识别并重点关注接触网的關鍵部件（如绝缘子、定位装置、接触线、吊弦等），抑制背景噪声与无关区域的干扰，提升特征提取的针对性与有效性。针对接触网检测中常见的微小缺陷（如细小裂纹、螺栓松动）以及因光照、拍摄角度等因素导致的模糊缺陷，模型在训练过程中采用数据增强、难例挖掘等策略，强化对低对比度、小目标、边缘模糊等复杂场景的识别能力，确保在各类工况下均能保持较高的检出率与准确性。</w:t>
      </w:r>
    </w:p>
    <w:bookmarkEnd w:id="111"/>
    <w:bookmarkEnd w:id="112"/>
    <w:p w14:paraId="0DE5AC40">
      <w:pPr>
        <w:pStyle w:val="5"/>
        <w:rPr>
          <w:highlight w:val="yellow"/>
        </w:rPr>
      </w:pPr>
      <w:bookmarkStart w:id="113" w:name="_Toc223475286"/>
      <w:bookmarkStart w:id="114" w:name="_Toc223512803"/>
      <w:bookmarkStart w:id="115" w:name="_Toc1151162990"/>
      <w:bookmarkStart w:id="116" w:name="Xe39dec19b4fba35fb6290252cb44f9308b8bcf3"/>
      <w:r>
        <w:rPr>
          <w:rFonts w:hint="eastAsia"/>
          <w:highlight w:val="yellow"/>
          <w:lang w:eastAsia="zh-CN"/>
        </w:rPr>
        <w:t>5</w:t>
      </w:r>
      <w:r>
        <w:rPr>
          <w:highlight w:val="yellow"/>
        </w:rPr>
        <w:t>.3.2 识别能力</w:t>
      </w:r>
    </w:p>
    <w:p w14:paraId="612AEDB7">
      <w:pPr>
        <w:pStyle w:val="4"/>
        <w:rPr>
          <w:rFonts w:hint="default" w:eastAsia="宋体"/>
          <w:lang w:val="en-US" w:eastAsia="zh-CN"/>
        </w:rPr>
      </w:pPr>
      <w:r>
        <w:rPr>
          <w:rFonts w:hint="eastAsia"/>
          <w:highlight w:val="yellow"/>
          <w:lang w:val="en-US" w:eastAsia="zh-CN"/>
        </w:rPr>
        <w:t>以下为基础识别能力，识别能力需满足甲方最终客户的需求。</w:t>
      </w:r>
    </w:p>
    <w:tbl>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6386"/>
      </w:tblGrid>
      <w:tr w14:paraId="35EB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insideV w:val="nil"/>
              <w:tl2br w:val="nil"/>
              <w:tr2bl w:val="nil"/>
            </w:tcBorders>
            <w:vAlign w:val="center"/>
          </w:tcPr>
          <w:p w14:paraId="059AF012">
            <w:pPr>
              <w:pStyle w:val="37"/>
              <w:snapToGrid w:val="0"/>
              <w:spacing w:line="240" w:lineRule="auto"/>
              <w:ind w:left="0" w:leftChars="0" w:right="0" w:rightChars="0" w:firstLine="0" w:firstLineChars="0"/>
              <w:jc w:val="center"/>
              <w:rPr>
                <w:b/>
                <w:kern w:val="2"/>
                <w:sz w:val="21"/>
                <w:szCs w:val="24"/>
                <w:highlight w:val="yellow"/>
              </w:rPr>
            </w:pPr>
            <w:r>
              <w:rPr>
                <w:rFonts w:hint="eastAsia"/>
                <w:b/>
                <w:kern w:val="2"/>
                <w:sz w:val="21"/>
                <w:szCs w:val="24"/>
                <w:highlight w:val="yellow"/>
              </w:rPr>
              <w:t>线路类型</w:t>
            </w:r>
          </w:p>
        </w:tc>
        <w:tc>
          <w:tcPr>
            <w:tcW w:w="6386" w:type="dxa"/>
            <w:tcBorders>
              <w:top w:val="nil"/>
              <w:left w:val="nil"/>
              <w:bottom w:val="nil"/>
              <w:right w:val="nil"/>
              <w:insideV w:val="nil"/>
              <w:tl2br w:val="nil"/>
              <w:tr2bl w:val="nil"/>
            </w:tcBorders>
            <w:vAlign w:val="center"/>
          </w:tcPr>
          <w:p w14:paraId="2DBA6EBC">
            <w:pPr>
              <w:pStyle w:val="37"/>
              <w:snapToGrid w:val="0"/>
              <w:spacing w:line="240" w:lineRule="auto"/>
              <w:ind w:left="0" w:leftChars="0" w:right="0" w:rightChars="0" w:firstLine="0" w:firstLineChars="0"/>
              <w:jc w:val="center"/>
              <w:rPr>
                <w:b/>
                <w:kern w:val="2"/>
                <w:sz w:val="21"/>
                <w:szCs w:val="24"/>
                <w:highlight w:val="yellow"/>
              </w:rPr>
            </w:pPr>
            <w:r>
              <w:rPr>
                <w:rFonts w:hint="eastAsia"/>
                <w:b/>
                <w:kern w:val="2"/>
                <w:sz w:val="21"/>
                <w:szCs w:val="24"/>
                <w:highlight w:val="yellow"/>
              </w:rPr>
              <w:t>缺陷类型</w:t>
            </w:r>
          </w:p>
        </w:tc>
      </w:tr>
      <w:tr w14:paraId="12B6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nil"/>
              <w:left w:val="nil"/>
              <w:bottom w:val="nil"/>
              <w:right w:val="nil"/>
              <w:insideV w:val="nil"/>
              <w:tl2br w:val="nil"/>
              <w:tr2bl w:val="nil"/>
            </w:tcBorders>
            <w:vAlign w:val="center"/>
          </w:tcPr>
          <w:p w14:paraId="3B0E26CE">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刚性</w:t>
            </w:r>
          </w:p>
        </w:tc>
        <w:tc>
          <w:tcPr>
            <w:tcW w:w="6386" w:type="dxa"/>
            <w:tcBorders>
              <w:top w:val="nil"/>
              <w:left w:val="nil"/>
              <w:bottom w:val="nil"/>
              <w:right w:val="nil"/>
              <w:insideV w:val="nil"/>
              <w:tl2br w:val="nil"/>
              <w:tr2bl w:val="nil"/>
            </w:tcBorders>
            <w:vAlign w:val="center"/>
          </w:tcPr>
          <w:p w14:paraId="160CE6AA">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垂直悬吊安装底座螺母缺失</w:t>
            </w:r>
          </w:p>
        </w:tc>
      </w:tr>
      <w:tr w14:paraId="4500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649D1292">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0A08E481">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垂直悬吊安装底座螺母松动</w:t>
            </w:r>
          </w:p>
        </w:tc>
      </w:tr>
      <w:tr w14:paraId="477E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7DE592F3">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1F4F0884">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单支垂直悬吊槽钢底座螺母缺失</w:t>
            </w:r>
          </w:p>
        </w:tc>
      </w:tr>
      <w:tr w14:paraId="16C4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180860A4">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77260F44">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单支垂直悬吊槽钢底座螺母松动</w:t>
            </w:r>
          </w:p>
        </w:tc>
      </w:tr>
      <w:tr w14:paraId="5574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6B10F533">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27DE9C9B">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单支垂直悬吊槽钢上方螺母松动</w:t>
            </w:r>
          </w:p>
        </w:tc>
      </w:tr>
      <w:tr w14:paraId="4F8B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5CA24D9D">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2C3D987F">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刚性悬挂吊柱顶板底面螺母缺失</w:t>
            </w:r>
          </w:p>
        </w:tc>
      </w:tr>
      <w:tr w14:paraId="4528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745556C3">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03C174D9">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刚性悬挂吊柱顶板底面螺母松动</w:t>
            </w:r>
          </w:p>
        </w:tc>
      </w:tr>
      <w:tr w14:paraId="5C02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56FAFEFE">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5CAE5633">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地线线夹托板安装底座螺母缺失</w:t>
            </w:r>
          </w:p>
        </w:tc>
      </w:tr>
      <w:tr w14:paraId="05FD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4017DCC0">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21ACB3E2">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地线线夹托板安装底座螺母松动</w:t>
            </w:r>
          </w:p>
        </w:tc>
      </w:tr>
      <w:tr w14:paraId="4DD4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18CDBF09">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2E7F2121">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地线线夹螺母缺失</w:t>
            </w:r>
          </w:p>
        </w:tc>
      </w:tr>
      <w:tr w14:paraId="2399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787E5858">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400B32AD">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地线线夹螺母松动</w:t>
            </w:r>
          </w:p>
        </w:tc>
      </w:tr>
      <w:tr w14:paraId="1A94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47C47A80">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08CC1485">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汇流排中间接头螺栓缺失</w:t>
            </w:r>
          </w:p>
        </w:tc>
      </w:tr>
      <w:tr w14:paraId="24F7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insideV w:val="nil"/>
              <w:tl2br w:val="nil"/>
              <w:tr2bl w:val="nil"/>
            </w:tcBorders>
            <w:vAlign w:val="center"/>
          </w:tcPr>
          <w:p w14:paraId="769AB7AF">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3778916D">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绝缘子破损</w:t>
            </w:r>
          </w:p>
        </w:tc>
      </w:tr>
      <w:tr w14:paraId="7460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3" w:type="dxa"/>
            <w:vMerge w:val="restart"/>
            <w:tcBorders>
              <w:top w:val="nil"/>
              <w:left w:val="nil"/>
              <w:right w:val="nil"/>
              <w:insideV w:val="nil"/>
              <w:tl2br w:val="nil"/>
              <w:tr2bl w:val="nil"/>
            </w:tcBorders>
            <w:vAlign w:val="center"/>
          </w:tcPr>
          <w:p w14:paraId="556F4BFA">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柔性</w:t>
            </w:r>
          </w:p>
        </w:tc>
        <w:tc>
          <w:tcPr>
            <w:tcW w:w="6386" w:type="dxa"/>
            <w:tcBorders>
              <w:top w:val="nil"/>
              <w:left w:val="nil"/>
              <w:bottom w:val="nil"/>
              <w:right w:val="nil"/>
              <w:insideV w:val="nil"/>
              <w:tl2br w:val="nil"/>
              <w:tr2bl w:val="nil"/>
            </w:tcBorders>
            <w:vAlign w:val="center"/>
          </w:tcPr>
          <w:p w14:paraId="14BEBC36">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腕臂底座横向销钉缺开口销</w:t>
            </w:r>
          </w:p>
        </w:tc>
      </w:tr>
      <w:tr w14:paraId="6A82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3" w:type="dxa"/>
            <w:vMerge w:val="continue"/>
            <w:tcBorders>
              <w:left w:val="nil"/>
              <w:right w:val="nil"/>
              <w:insideV w:val="nil"/>
              <w:tl2br w:val="nil"/>
              <w:tr2bl w:val="nil"/>
            </w:tcBorders>
            <w:vAlign w:val="center"/>
          </w:tcPr>
          <w:p w14:paraId="5BE0E950">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297F95D5">
            <w:pPr>
              <w:pStyle w:val="37"/>
              <w:snapToGrid w:val="0"/>
              <w:spacing w:line="240" w:lineRule="auto"/>
              <w:ind w:left="0" w:leftChars="0" w:right="0" w:rightChars="0" w:firstLine="0" w:firstLineChars="0"/>
              <w:jc w:val="center"/>
              <w:rPr>
                <w:kern w:val="2"/>
                <w:sz w:val="21"/>
                <w:szCs w:val="24"/>
                <w:highlight w:val="yellow"/>
              </w:rPr>
            </w:pPr>
            <w:r>
              <w:rPr>
                <w:rFonts w:hint="eastAsia"/>
                <w:kern w:val="2"/>
                <w:sz w:val="21"/>
                <w:szCs w:val="24"/>
                <w:highlight w:val="yellow"/>
              </w:rPr>
              <w:t>腕臂底座垂直销钉缺开口销</w:t>
            </w:r>
          </w:p>
        </w:tc>
      </w:tr>
      <w:tr w14:paraId="3F42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3" w:type="dxa"/>
            <w:vMerge w:val="continue"/>
            <w:tcBorders>
              <w:left w:val="nil"/>
              <w:bottom w:val="nil"/>
              <w:right w:val="nil"/>
              <w:insideV w:val="nil"/>
              <w:tl2br w:val="nil"/>
              <w:tr2bl w:val="nil"/>
            </w:tcBorders>
            <w:vAlign w:val="center"/>
          </w:tcPr>
          <w:p w14:paraId="66CBB650">
            <w:pPr>
              <w:pStyle w:val="37"/>
              <w:snapToGrid w:val="0"/>
              <w:spacing w:line="240" w:lineRule="auto"/>
              <w:ind w:left="0" w:leftChars="0" w:right="0" w:rightChars="0" w:firstLine="0" w:firstLineChars="0"/>
              <w:jc w:val="center"/>
              <w:rPr>
                <w:kern w:val="2"/>
                <w:sz w:val="21"/>
                <w:szCs w:val="24"/>
                <w:highlight w:val="yellow"/>
              </w:rPr>
            </w:pPr>
          </w:p>
        </w:tc>
        <w:tc>
          <w:tcPr>
            <w:tcW w:w="6386" w:type="dxa"/>
            <w:tcBorders>
              <w:top w:val="nil"/>
              <w:left w:val="nil"/>
              <w:bottom w:val="nil"/>
              <w:right w:val="nil"/>
              <w:insideV w:val="nil"/>
              <w:tl2br w:val="nil"/>
              <w:tr2bl w:val="nil"/>
            </w:tcBorders>
            <w:vAlign w:val="center"/>
          </w:tcPr>
          <w:p w14:paraId="04D4EBB6">
            <w:pPr>
              <w:pStyle w:val="37"/>
              <w:snapToGrid w:val="0"/>
              <w:spacing w:line="240" w:lineRule="auto"/>
              <w:ind w:left="0" w:leftChars="0" w:right="0" w:rightChars="0" w:firstLine="0" w:firstLineChars="0"/>
              <w:jc w:val="center"/>
              <w:rPr>
                <w:rFonts w:hint="default" w:eastAsia="宋体"/>
                <w:kern w:val="2"/>
                <w:sz w:val="21"/>
                <w:szCs w:val="24"/>
                <w:highlight w:val="yellow"/>
                <w:lang w:val="en-US" w:eastAsia="zh-CN"/>
              </w:rPr>
            </w:pPr>
            <w:r>
              <w:rPr>
                <w:rFonts w:hint="eastAsia"/>
                <w:kern w:val="2"/>
                <w:sz w:val="21"/>
                <w:szCs w:val="24"/>
                <w:highlight w:val="yellow"/>
                <w:lang w:val="en-US" w:eastAsia="zh-CN"/>
              </w:rPr>
              <w:t>吊弦不受力</w:t>
            </w:r>
          </w:p>
        </w:tc>
      </w:tr>
    </w:tbl>
    <w:p w14:paraId="13B78B66">
      <w:pPr>
        <w:pStyle w:val="4"/>
        <w:ind w:firstLine="0" w:firstLineChars="0"/>
        <w:rPr>
          <w:highlight w:val="yellow"/>
        </w:rPr>
      </w:pPr>
      <w:r>
        <w:rPr>
          <w:rFonts w:ascii="宋体" w:hAnsi="宋体" w:cs="宋体"/>
          <w:szCs w:val="24"/>
          <w:highlight w:val="yellow"/>
        </w:rPr>
        <w:t>1)</w:t>
      </w:r>
      <w:commentRangeStart w:id="10"/>
      <w:r>
        <w:rPr>
          <w:rFonts w:ascii="宋体" w:hAnsi="宋体" w:cs="宋体"/>
          <w:szCs w:val="24"/>
          <w:highlight w:val="yellow"/>
        </w:rPr>
        <w:t>有效检出率：≥9</w:t>
      </w:r>
      <w:del w:id="160" w:author="晨沐" w:date="2026-04-13T10:48:10Z">
        <w:r>
          <w:rPr>
            <w:rFonts w:hint="default" w:ascii="宋体" w:hAnsi="宋体" w:cs="宋体"/>
            <w:szCs w:val="24"/>
            <w:highlight w:val="yellow"/>
            <w:lang w:val="en-US" w:eastAsia="zh-CN"/>
          </w:rPr>
          <w:delText>5</w:delText>
        </w:r>
      </w:del>
      <w:ins w:id="161" w:author="晨沐" w:date="2026-04-13T10:48:10Z">
        <w:r>
          <w:rPr>
            <w:rFonts w:hint="eastAsia" w:ascii="宋体" w:hAnsi="宋体" w:cs="宋体"/>
            <w:szCs w:val="24"/>
            <w:highlight w:val="yellow"/>
            <w:lang w:val="en-US" w:eastAsia="zh-CN"/>
          </w:rPr>
          <w:t>0</w:t>
        </w:r>
      </w:ins>
      <w:r>
        <w:rPr>
          <w:rFonts w:ascii="宋体" w:hAnsi="宋体" w:cs="宋体"/>
          <w:szCs w:val="24"/>
          <w:highlight w:val="yellow"/>
        </w:rPr>
        <w:t>%</w:t>
      </w:r>
      <w:commentRangeEnd w:id="10"/>
      <w:r>
        <w:commentReference w:id="10"/>
      </w:r>
      <w:r>
        <w:rPr>
          <w:rFonts w:ascii="宋体" w:hAnsi="宋体" w:cs="宋体"/>
          <w:szCs w:val="24"/>
          <w:highlight w:val="yellow"/>
        </w:rPr>
        <w:t>(正确检出的缺陷数量/缺陷总数)；</w:t>
      </w:r>
      <w:r>
        <w:rPr>
          <w:rFonts w:ascii="宋体" w:hAnsi="宋体" w:cs="宋体"/>
          <w:szCs w:val="24"/>
          <w:highlight w:val="yellow"/>
        </w:rPr>
        <w:br w:type="textWrapping"/>
      </w:r>
      <w:commentRangeStart w:id="11"/>
      <w:commentRangeStart w:id="12"/>
      <w:r>
        <w:rPr>
          <w:rFonts w:ascii="宋体" w:hAnsi="宋体" w:cs="宋体"/>
          <w:strike/>
          <w:szCs w:val="24"/>
          <w:highlight w:val="yellow"/>
          <w:rPrChange w:id="162" w:author="晨沐" w:date="2026-04-13T10:50:21Z">
            <w:rPr>
              <w:rFonts w:ascii="宋体" w:hAnsi="宋体" w:cs="宋体"/>
              <w:szCs w:val="24"/>
              <w:highlight w:val="yellow"/>
            </w:rPr>
          </w:rPrChange>
        </w:rPr>
        <w:t>2)提报率：≤</w:t>
      </w:r>
      <w:r>
        <w:rPr>
          <w:rFonts w:hint="eastAsia" w:ascii="宋体" w:hAnsi="宋体" w:cs="宋体"/>
          <w:strike/>
          <w:szCs w:val="24"/>
          <w:highlight w:val="yellow"/>
          <w:rPrChange w:id="163" w:author="晨沐" w:date="2026-04-13T10:50:21Z">
            <w:rPr>
              <w:rFonts w:hint="eastAsia" w:ascii="宋体" w:hAnsi="宋体" w:cs="宋体"/>
              <w:szCs w:val="24"/>
              <w:highlight w:val="yellow"/>
            </w:rPr>
          </w:rPrChange>
        </w:rPr>
        <w:t>0.3</w:t>
      </w:r>
      <w:r>
        <w:rPr>
          <w:rFonts w:ascii="宋体" w:hAnsi="宋体" w:cs="宋体"/>
          <w:strike/>
          <w:szCs w:val="24"/>
          <w:highlight w:val="yellow"/>
          <w:rPrChange w:id="164" w:author="晨沐" w:date="2026-04-13T10:50:21Z">
            <w:rPr>
              <w:rFonts w:ascii="宋体" w:hAnsi="宋体" w:cs="宋体"/>
              <w:szCs w:val="24"/>
              <w:highlight w:val="yellow"/>
            </w:rPr>
          </w:rPrChange>
        </w:rPr>
        <w:t>%(检出缺陷图片总数/待检图片总数)</w:t>
      </w:r>
      <w:r>
        <w:rPr>
          <w:rFonts w:hint="eastAsia" w:ascii="宋体" w:hAnsi="宋体" w:cs="宋体"/>
          <w:strike/>
          <w:szCs w:val="24"/>
          <w:highlight w:val="yellow"/>
          <w:rPrChange w:id="165" w:author="晨沐" w:date="2026-04-13T10:50:21Z">
            <w:rPr>
              <w:rFonts w:hint="eastAsia" w:ascii="宋体" w:hAnsi="宋体" w:cs="宋体"/>
              <w:szCs w:val="24"/>
              <w:highlight w:val="yellow"/>
            </w:rPr>
          </w:rPrChange>
        </w:rPr>
        <w:t>；</w:t>
      </w:r>
      <w:commentRangeEnd w:id="11"/>
      <w:r>
        <w:commentReference w:id="11"/>
      </w:r>
      <w:commentRangeEnd w:id="12"/>
      <w:r>
        <w:commentReference w:id="12"/>
      </w:r>
      <w:r>
        <w:rPr>
          <w:rFonts w:ascii="宋体" w:hAnsi="宋体" w:cs="宋体"/>
          <w:szCs w:val="24"/>
          <w:highlight w:val="yellow"/>
        </w:rPr>
        <w:br w:type="textWrapping"/>
      </w:r>
      <w:del w:id="166" w:author="晨沐" w:date="2026-04-13T10:54:07Z">
        <w:r>
          <w:rPr>
            <w:rFonts w:hint="default" w:ascii="宋体" w:hAnsi="宋体" w:cs="宋体"/>
            <w:szCs w:val="24"/>
            <w:highlight w:val="yellow"/>
            <w:lang w:val="en-US"/>
          </w:rPr>
          <w:delText>3</w:delText>
        </w:r>
      </w:del>
      <w:ins w:id="167" w:author="晨沐" w:date="2026-04-13T10:54:07Z">
        <w:r>
          <w:rPr>
            <w:rFonts w:hint="eastAsia" w:ascii="宋体" w:hAnsi="宋体" w:cs="宋体"/>
            <w:szCs w:val="24"/>
            <w:highlight w:val="yellow"/>
            <w:lang w:val="en-US" w:eastAsia="zh-CN"/>
          </w:rPr>
          <w:t>2</w:t>
        </w:r>
      </w:ins>
      <w:r>
        <w:rPr>
          <w:rFonts w:ascii="宋体" w:hAnsi="宋体" w:cs="宋体"/>
          <w:szCs w:val="24"/>
          <w:highlight w:val="yellow"/>
        </w:rPr>
        <w:t>)识别速度：不低于5张/秒</w:t>
      </w:r>
      <w:ins w:id="168" w:author="晨沐" w:date="2026-04-13T10:49:02Z">
        <w:r>
          <w:rPr>
            <w:rFonts w:hint="eastAsia" w:ascii="宋体" w:hAnsi="宋体" w:cs="宋体"/>
            <w:szCs w:val="24"/>
            <w:highlight w:val="yellow"/>
            <w:lang w:eastAsia="zh-CN"/>
          </w:rPr>
          <w:t>（</w:t>
        </w:r>
      </w:ins>
      <w:ins w:id="169" w:author="晨沐" w:date="2026-04-13T10:49:04Z">
        <w:commentRangeStart w:id="13"/>
        <w:r>
          <w:rPr>
            <w:rFonts w:hint="eastAsia" w:ascii="宋体" w:hAnsi="宋体" w:cs="宋体"/>
            <w:szCs w:val="24"/>
            <w:highlight w:val="yellow"/>
            <w:lang w:val="en-US" w:eastAsia="zh-CN"/>
          </w:rPr>
          <w:t>地面</w:t>
        </w:r>
      </w:ins>
      <w:ins w:id="170" w:author="晨沐" w:date="2026-04-13T10:49:06Z">
        <w:r>
          <w:rPr>
            <w:rFonts w:hint="eastAsia" w:ascii="宋体" w:hAnsi="宋体" w:cs="宋体"/>
            <w:szCs w:val="24"/>
            <w:highlight w:val="yellow"/>
            <w:lang w:val="en-US" w:eastAsia="zh-CN"/>
          </w:rPr>
          <w:t>分析</w:t>
        </w:r>
      </w:ins>
      <w:ins w:id="171" w:author="晨沐" w:date="2026-04-13T10:49:07Z">
        <w:r>
          <w:rPr>
            <w:rFonts w:hint="eastAsia" w:ascii="宋体" w:hAnsi="宋体" w:cs="宋体"/>
            <w:szCs w:val="24"/>
            <w:highlight w:val="yellow"/>
            <w:lang w:val="en-US" w:eastAsia="zh-CN"/>
          </w:rPr>
          <w:t>软件</w:t>
        </w:r>
        <w:commentRangeEnd w:id="13"/>
      </w:ins>
      <w:r>
        <w:commentReference w:id="13"/>
      </w:r>
      <w:ins w:id="172" w:author="晨沐" w:date="2026-04-13T10:49:02Z">
        <w:r>
          <w:rPr>
            <w:rFonts w:hint="eastAsia" w:ascii="宋体" w:hAnsi="宋体" w:cs="宋体"/>
            <w:szCs w:val="24"/>
            <w:highlight w:val="yellow"/>
            <w:lang w:eastAsia="zh-CN"/>
          </w:rPr>
          <w:t>）</w:t>
        </w:r>
      </w:ins>
      <w:r>
        <w:rPr>
          <w:rFonts w:ascii="宋体" w:hAnsi="宋体" w:cs="宋体"/>
          <w:szCs w:val="24"/>
          <w:highlight w:val="yellow"/>
        </w:rPr>
        <w:t>；</w:t>
      </w:r>
    </w:p>
    <w:p w14:paraId="2C54BB57">
      <w:pPr>
        <w:pStyle w:val="4"/>
        <w:ind w:firstLine="0" w:firstLineChars="0"/>
        <w:rPr>
          <w:rFonts w:hint="default" w:ascii="宋体" w:hAnsi="宋体" w:cs="宋体"/>
          <w:szCs w:val="24"/>
          <w:highlight w:val="yellow"/>
          <w:lang w:val="en-US" w:eastAsia="zh-CN"/>
        </w:rPr>
      </w:pPr>
    </w:p>
    <w:p w14:paraId="0F64F1D7">
      <w:pPr>
        <w:pStyle w:val="3"/>
      </w:pPr>
      <w:r>
        <w:rPr>
          <w:rFonts w:hint="eastAsia"/>
          <w:lang w:eastAsia="zh-CN"/>
        </w:rPr>
        <w:t>5</w:t>
      </w:r>
      <w:r>
        <w:t>.4 系统架构特性</w:t>
      </w:r>
      <w:bookmarkEnd w:id="113"/>
      <w:bookmarkEnd w:id="114"/>
      <w:bookmarkEnd w:id="115"/>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5004"/>
        <w:gridCol w:w="2460"/>
      </w:tblGrid>
      <w:tr w14:paraId="760B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21" w:type="pct"/>
            <w:tcBorders>
              <w:top w:val="nil"/>
              <w:left w:val="nil"/>
              <w:bottom w:val="nil"/>
              <w:right w:val="nil"/>
              <w:insideV w:val="nil"/>
              <w:tl2br w:val="nil"/>
              <w:tr2bl w:val="nil"/>
            </w:tcBorders>
            <w:vAlign w:val="bottom"/>
          </w:tcPr>
          <w:p w14:paraId="6F05A283">
            <w:pPr>
              <w:pStyle w:val="37"/>
              <w:ind w:firstLine="0" w:firstLineChars="0"/>
              <w:rPr>
                <w:kern w:val="2"/>
                <w:sz w:val="21"/>
                <w:szCs w:val="24"/>
              </w:rPr>
            </w:pPr>
            <w:r>
              <w:rPr>
                <w:rFonts w:hint="eastAsia"/>
                <w:kern w:val="2"/>
                <w:sz w:val="21"/>
                <w:szCs w:val="24"/>
              </w:rPr>
              <w:t>特性</w:t>
            </w:r>
          </w:p>
        </w:tc>
        <w:tc>
          <w:tcPr>
            <w:tcW w:w="2935" w:type="pct"/>
            <w:tcBorders>
              <w:top w:val="nil"/>
              <w:bottom w:val="nil"/>
              <w:right w:val="nil"/>
              <w:insideV w:val="nil"/>
              <w:tl2br w:val="nil"/>
              <w:tr2bl w:val="nil"/>
            </w:tcBorders>
            <w:vAlign w:val="bottom"/>
          </w:tcPr>
          <w:p w14:paraId="776FCB06">
            <w:pPr>
              <w:pStyle w:val="37"/>
              <w:ind w:firstLine="0" w:firstLineChars="0"/>
              <w:rPr>
                <w:kern w:val="2"/>
                <w:sz w:val="21"/>
                <w:szCs w:val="24"/>
              </w:rPr>
            </w:pPr>
            <w:r>
              <w:rPr>
                <w:rFonts w:hint="eastAsia"/>
                <w:kern w:val="2"/>
                <w:sz w:val="21"/>
                <w:szCs w:val="24"/>
              </w:rPr>
              <w:t>实现方式</w:t>
            </w:r>
          </w:p>
        </w:tc>
        <w:tc>
          <w:tcPr>
            <w:tcW w:w="1443" w:type="pct"/>
            <w:tcBorders>
              <w:top w:val="nil"/>
              <w:bottom w:val="nil"/>
              <w:right w:val="nil"/>
              <w:insideV w:val="nil"/>
              <w:tl2br w:val="nil"/>
              <w:tr2bl w:val="nil"/>
            </w:tcBorders>
            <w:vAlign w:val="bottom"/>
          </w:tcPr>
          <w:p w14:paraId="6D3E9068">
            <w:pPr>
              <w:pStyle w:val="37"/>
              <w:ind w:firstLine="0" w:firstLineChars="0"/>
              <w:rPr>
                <w:kern w:val="2"/>
                <w:sz w:val="21"/>
                <w:szCs w:val="24"/>
              </w:rPr>
            </w:pPr>
            <w:r>
              <w:rPr>
                <w:rFonts w:hint="eastAsia"/>
                <w:kern w:val="2"/>
                <w:sz w:val="21"/>
                <w:szCs w:val="24"/>
              </w:rPr>
              <w:t>用户价值</w:t>
            </w:r>
          </w:p>
        </w:tc>
      </w:tr>
      <w:tr w14:paraId="5911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pct"/>
          </w:tcPr>
          <w:p w14:paraId="058D82BD">
            <w:pPr>
              <w:pStyle w:val="37"/>
              <w:ind w:firstLine="0" w:firstLineChars="0"/>
              <w:rPr>
                <w:kern w:val="2"/>
                <w:sz w:val="21"/>
                <w:szCs w:val="24"/>
              </w:rPr>
            </w:pPr>
            <w:r>
              <w:rPr>
                <w:rFonts w:hint="eastAsia"/>
                <w:kern w:val="2"/>
                <w:sz w:val="21"/>
                <w:szCs w:val="24"/>
              </w:rPr>
              <w:t>模块化可扩展</w:t>
            </w:r>
          </w:p>
        </w:tc>
        <w:tc>
          <w:tcPr>
            <w:tcW w:w="2935" w:type="pct"/>
          </w:tcPr>
          <w:p w14:paraId="1361BAFA">
            <w:pPr>
              <w:pStyle w:val="37"/>
              <w:ind w:firstLine="0" w:firstLineChars="0"/>
              <w:rPr>
                <w:kern w:val="2"/>
                <w:sz w:val="21"/>
                <w:szCs w:val="24"/>
              </w:rPr>
            </w:pPr>
            <w:r>
              <w:rPr>
                <w:rFonts w:hint="eastAsia"/>
                <w:kern w:val="2"/>
                <w:sz w:val="21"/>
                <w:szCs w:val="24"/>
              </w:rPr>
              <w:t>功能按"首页/原始数据/检测分析/缺陷管理/报表统计"拆分为独立模块</w:t>
            </w:r>
          </w:p>
        </w:tc>
        <w:tc>
          <w:tcPr>
            <w:tcW w:w="1443" w:type="pct"/>
          </w:tcPr>
          <w:p w14:paraId="4B0E798F">
            <w:pPr>
              <w:pStyle w:val="37"/>
              <w:ind w:firstLine="0" w:firstLineChars="0"/>
              <w:rPr>
                <w:kern w:val="2"/>
                <w:sz w:val="21"/>
                <w:szCs w:val="24"/>
              </w:rPr>
            </w:pPr>
            <w:r>
              <w:rPr>
                <w:rFonts w:hint="eastAsia"/>
                <w:kern w:val="2"/>
                <w:sz w:val="21"/>
                <w:szCs w:val="24"/>
              </w:rPr>
              <w:t>新增功能不破坏既有流程</w:t>
            </w:r>
          </w:p>
        </w:tc>
      </w:tr>
      <w:tr w14:paraId="4BAE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pct"/>
          </w:tcPr>
          <w:p w14:paraId="0B22F861">
            <w:pPr>
              <w:pStyle w:val="37"/>
              <w:ind w:firstLine="0" w:firstLineChars="0"/>
              <w:rPr>
                <w:kern w:val="2"/>
                <w:sz w:val="21"/>
                <w:szCs w:val="24"/>
              </w:rPr>
            </w:pPr>
            <w:r>
              <w:rPr>
                <w:rFonts w:hint="eastAsia"/>
                <w:kern w:val="2"/>
                <w:sz w:val="21"/>
                <w:szCs w:val="24"/>
              </w:rPr>
              <w:t>进程隔离与容错</w:t>
            </w:r>
          </w:p>
        </w:tc>
        <w:tc>
          <w:tcPr>
            <w:tcW w:w="2935" w:type="pct"/>
          </w:tcPr>
          <w:p w14:paraId="5DE7BAC3">
            <w:pPr>
              <w:pStyle w:val="37"/>
              <w:ind w:firstLine="0" w:firstLineChars="0"/>
              <w:rPr>
                <w:kern w:val="2"/>
                <w:sz w:val="21"/>
                <w:szCs w:val="24"/>
              </w:rPr>
            </w:pPr>
            <w:r>
              <w:rPr>
                <w:rFonts w:hint="eastAsia"/>
                <w:kern w:val="2"/>
                <w:sz w:val="21"/>
                <w:szCs w:val="24"/>
              </w:rPr>
              <w:t>关键服务独立进程运行，异常可重启</w:t>
            </w:r>
          </w:p>
        </w:tc>
        <w:tc>
          <w:tcPr>
            <w:tcW w:w="1443" w:type="pct"/>
          </w:tcPr>
          <w:p w14:paraId="5CA849B4">
            <w:pPr>
              <w:pStyle w:val="37"/>
              <w:ind w:firstLine="0" w:firstLineChars="0"/>
              <w:rPr>
                <w:kern w:val="2"/>
                <w:sz w:val="21"/>
                <w:szCs w:val="24"/>
              </w:rPr>
            </w:pPr>
            <w:r>
              <w:rPr>
                <w:rFonts w:hint="eastAsia"/>
                <w:kern w:val="2"/>
                <w:sz w:val="21"/>
                <w:szCs w:val="24"/>
              </w:rPr>
              <w:t>车载场景下整机稳定性达99.9%+</w:t>
            </w:r>
          </w:p>
        </w:tc>
      </w:tr>
      <w:tr w14:paraId="4629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pct"/>
          </w:tcPr>
          <w:p w14:paraId="3B951CB6">
            <w:pPr>
              <w:pStyle w:val="37"/>
              <w:ind w:firstLine="0" w:firstLineChars="0"/>
              <w:rPr>
                <w:strike/>
                <w:kern w:val="2"/>
                <w:sz w:val="21"/>
                <w:szCs w:val="24"/>
                <w:rPrChange w:id="173" w:author="晨沐" w:date="2026-04-13T10:19:50Z">
                  <w:rPr>
                    <w:kern w:val="2"/>
                    <w:sz w:val="21"/>
                    <w:szCs w:val="24"/>
                  </w:rPr>
                </w:rPrChange>
              </w:rPr>
            </w:pPr>
            <w:commentRangeStart w:id="14"/>
            <w:r>
              <w:rPr>
                <w:rFonts w:hint="eastAsia"/>
                <w:strike/>
                <w:kern w:val="2"/>
                <w:sz w:val="21"/>
                <w:szCs w:val="24"/>
                <w:rPrChange w:id="174" w:author="晨沐" w:date="2026-04-13T10:19:50Z">
                  <w:rPr>
                    <w:rFonts w:hint="eastAsia"/>
                    <w:kern w:val="2"/>
                    <w:sz w:val="21"/>
                    <w:szCs w:val="24"/>
                  </w:rPr>
                </w:rPrChange>
              </w:rPr>
              <w:t>时间一致性</w:t>
            </w:r>
          </w:p>
        </w:tc>
        <w:tc>
          <w:tcPr>
            <w:tcW w:w="2935" w:type="pct"/>
          </w:tcPr>
          <w:p w14:paraId="4987BDBF">
            <w:pPr>
              <w:pStyle w:val="37"/>
              <w:ind w:firstLine="0" w:firstLineChars="0"/>
              <w:rPr>
                <w:strike/>
                <w:kern w:val="2"/>
                <w:sz w:val="21"/>
                <w:szCs w:val="24"/>
                <w:rPrChange w:id="175" w:author="晨沐" w:date="2026-04-13T10:19:50Z">
                  <w:rPr>
                    <w:kern w:val="2"/>
                    <w:sz w:val="21"/>
                    <w:szCs w:val="24"/>
                  </w:rPr>
                </w:rPrChange>
              </w:rPr>
            </w:pPr>
            <w:r>
              <w:rPr>
                <w:rFonts w:hint="eastAsia"/>
                <w:strike/>
                <w:kern w:val="2"/>
                <w:sz w:val="21"/>
                <w:szCs w:val="24"/>
                <w:rPrChange w:id="176" w:author="晨沐" w:date="2026-04-13T10:19:50Z">
                  <w:rPr>
                    <w:rFonts w:hint="eastAsia"/>
                    <w:kern w:val="2"/>
                    <w:sz w:val="21"/>
                    <w:szCs w:val="24"/>
                  </w:rPr>
                </w:rPrChange>
              </w:rPr>
              <w:t>NTP服务器同步 + 时间戳校验机制</w:t>
            </w:r>
          </w:p>
        </w:tc>
        <w:tc>
          <w:tcPr>
            <w:tcW w:w="1443" w:type="pct"/>
          </w:tcPr>
          <w:p w14:paraId="151BFA3A">
            <w:pPr>
              <w:pStyle w:val="37"/>
              <w:ind w:firstLine="0" w:firstLineChars="0"/>
              <w:rPr>
                <w:strike/>
                <w:kern w:val="2"/>
                <w:sz w:val="21"/>
                <w:szCs w:val="24"/>
                <w:rPrChange w:id="177" w:author="晨沐" w:date="2026-04-13T10:19:50Z">
                  <w:rPr>
                    <w:kern w:val="2"/>
                    <w:sz w:val="21"/>
                    <w:szCs w:val="24"/>
                  </w:rPr>
                </w:rPrChange>
              </w:rPr>
            </w:pPr>
            <w:r>
              <w:rPr>
                <w:rFonts w:hint="eastAsia"/>
                <w:strike/>
                <w:kern w:val="2"/>
                <w:sz w:val="21"/>
                <w:szCs w:val="24"/>
                <w:rPrChange w:id="178" w:author="晨沐" w:date="2026-04-13T10:19:50Z">
                  <w:rPr>
                    <w:rFonts w:hint="eastAsia"/>
                    <w:kern w:val="2"/>
                    <w:sz w:val="21"/>
                    <w:szCs w:val="24"/>
                  </w:rPr>
                </w:rPrChange>
              </w:rPr>
              <w:t>图像-定位-缺陷三者时空对齐误差 &lt; 50ms</w:t>
            </w:r>
            <w:commentRangeEnd w:id="14"/>
            <w:r>
              <w:commentReference w:id="14"/>
            </w:r>
          </w:p>
        </w:tc>
      </w:tr>
      <w:tr w14:paraId="422A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pct"/>
          </w:tcPr>
          <w:p w14:paraId="1163900E">
            <w:pPr>
              <w:pStyle w:val="37"/>
              <w:ind w:firstLine="0" w:firstLineChars="0"/>
              <w:rPr>
                <w:kern w:val="2"/>
                <w:sz w:val="21"/>
                <w:szCs w:val="24"/>
              </w:rPr>
            </w:pPr>
            <w:r>
              <w:rPr>
                <w:rFonts w:hint="eastAsia"/>
                <w:kern w:val="2"/>
                <w:sz w:val="21"/>
                <w:szCs w:val="24"/>
              </w:rPr>
              <w:t>性能优化</w:t>
            </w:r>
          </w:p>
        </w:tc>
        <w:tc>
          <w:tcPr>
            <w:tcW w:w="2935" w:type="pct"/>
          </w:tcPr>
          <w:p w14:paraId="44973108">
            <w:pPr>
              <w:pStyle w:val="37"/>
              <w:ind w:firstLine="0" w:firstLineChars="0"/>
              <w:rPr>
                <w:kern w:val="2"/>
                <w:sz w:val="21"/>
                <w:szCs w:val="24"/>
              </w:rPr>
            </w:pPr>
            <w:r>
              <w:rPr>
                <w:rFonts w:hint="eastAsia"/>
                <w:kern w:val="2"/>
                <w:sz w:val="21"/>
                <w:szCs w:val="24"/>
              </w:rPr>
              <w:t>虚拟滚动（vue-virtual-scroller）、懒加载（Intersection Observer）、Web Workers</w:t>
            </w:r>
          </w:p>
        </w:tc>
        <w:tc>
          <w:tcPr>
            <w:tcW w:w="1443" w:type="pct"/>
          </w:tcPr>
          <w:p w14:paraId="39E4FD78">
            <w:pPr>
              <w:pStyle w:val="37"/>
              <w:ind w:firstLine="0" w:firstLineChars="0"/>
              <w:rPr>
                <w:kern w:val="2"/>
                <w:sz w:val="21"/>
                <w:szCs w:val="24"/>
              </w:rPr>
            </w:pPr>
            <w:r>
              <w:rPr>
                <w:rFonts w:hint="eastAsia"/>
                <w:kern w:val="2"/>
                <w:sz w:val="21"/>
                <w:szCs w:val="24"/>
              </w:rPr>
              <w:t>百万级图像列表流畅加载</w:t>
            </w:r>
          </w:p>
        </w:tc>
      </w:tr>
    </w:tbl>
    <w:p w14:paraId="2F37BC26">
      <w:r>
        <w:rPr>
          <w:rFonts w:hint="eastAsia"/>
        </w:rPr>
        <w:br w:type="page"/>
      </w:r>
    </w:p>
    <w:bookmarkEnd w:id="116"/>
    <w:p w14:paraId="16631DF6">
      <w:pPr>
        <w:pStyle w:val="2"/>
        <w:rPr>
          <w:rFonts w:hint="eastAsia"/>
        </w:rPr>
      </w:pPr>
      <w:del w:id="179" w:author="晨沐" w:date="2026-04-13T10:55:00Z">
        <w:bookmarkStart w:id="117" w:name="_Toc916197107"/>
        <w:bookmarkStart w:id="118" w:name="Xf502b2ad5afeed8c092a13dfb883f3d2eeef564"/>
        <w:bookmarkStart w:id="119" w:name="X2f44e376c0789ef4c8a22844fca077251537f0b"/>
        <w:bookmarkStart w:id="120" w:name="Xe1ad947eebb9e1dedaece2f2e96c44cb6c9fb13"/>
        <w:r>
          <w:rPr>
            <w:rFonts w:hint="default"/>
            <w:lang w:val="en-US"/>
          </w:rPr>
          <w:delText>7</w:delText>
        </w:r>
      </w:del>
      <w:ins w:id="180" w:author="晨沐" w:date="2026-04-13T10:55:00Z">
        <w:r>
          <w:rPr>
            <w:rFonts w:hint="eastAsia"/>
            <w:lang w:val="en-US" w:eastAsia="zh-CN"/>
          </w:rPr>
          <w:t>6</w:t>
        </w:r>
      </w:ins>
      <w:r>
        <w:t>. 安全与合规性设计</w:t>
      </w:r>
      <w:bookmarkEnd w:id="117"/>
    </w:p>
    <w:p w14:paraId="5454EFE0">
      <w:pPr>
        <w:pStyle w:val="4"/>
        <w:ind w:firstLine="480"/>
      </w:pPr>
      <w:r>
        <w:t>系统遵循“主动防御、全域感知、动态合规”的安全设计理念，从数据传输、存储、访问三个核心维度构建纵深安全防护体系，确保检测数据的机密性、完整性和可用性，满足行业监管与内部审计要求。</w:t>
      </w:r>
    </w:p>
    <w:p w14:paraId="1076563E">
      <w:pPr>
        <w:pStyle w:val="3"/>
      </w:pPr>
      <w:bookmarkStart w:id="121" w:name="_Toc1067028359"/>
      <w:r>
        <w:rPr>
          <w:rFonts w:hint="eastAsia"/>
          <w:lang w:eastAsia="zh-CN"/>
        </w:rPr>
        <w:t>6</w:t>
      </w:r>
      <w:r>
        <w:t>.1 数据安全</w:t>
      </w:r>
      <w:bookmarkEnd w:id="121"/>
    </w:p>
    <w:p w14:paraId="0955E364">
      <w:pPr>
        <w:pStyle w:val="5"/>
      </w:pPr>
      <w:r>
        <w:rPr>
          <w:rFonts w:hint="eastAsia"/>
          <w:lang w:eastAsia="zh-CN"/>
        </w:rPr>
        <w:t>6</w:t>
      </w:r>
      <w:r>
        <w:t>.1.1 传输安全</w:t>
      </w:r>
    </w:p>
    <w:p w14:paraId="30A6F979">
      <w:pPr>
        <w:pStyle w:val="4"/>
        <w:ind w:firstLine="480"/>
      </w:pPr>
      <w:r>
        <w:t>系统在数据传输层面采用多层次加密与验证机制，确保数据在采集端、服务端及客户端之间流转时的机密性与完整性。所有前端与后端的交互均强制采用 HTTPS 加密传输协议，利用 TLS/SSL 证书对通信通道进行加密，防止数据在传输过程中被窃听或篡改。针对实时性要求较高的双向通信场景（如设备状态推送、实时日志同步），系统采用 WebSocket 安全连接（WSS），在建立连接时通过令牌认证与加密握手确保通道安全。此外，系统在每次数据交互前均进行数据传输链路验证，包括校验数据来源的合法性、数据包的完整性（如通过消息摘要算法校验）以及时间戳的有效性，防止重放攻击与中间人攻击。</w:t>
      </w:r>
    </w:p>
    <w:p w14:paraId="69DF43BD">
      <w:pPr>
        <w:pStyle w:val="5"/>
      </w:pPr>
      <w:r>
        <w:rPr>
          <w:rFonts w:hint="eastAsia"/>
          <w:lang w:eastAsia="zh-CN"/>
        </w:rPr>
        <w:t>6</w:t>
      </w:r>
      <w:r>
        <w:t>.1.2 存储安全</w:t>
      </w:r>
    </w:p>
    <w:p w14:paraId="3A592CE5">
      <w:pPr>
        <w:pStyle w:val="4"/>
        <w:ind w:firstLine="480"/>
      </w:pPr>
      <w:r>
        <w:t>系统在数据持久化层面实施全方位的存储安全策略。所有采集的原始图像及分析结果数据在写入磁盘前均经过实时加密存储，采用行业标准的加密算法（如 AES-256）对文件内容进行加密，密钥与加密数据分离存储，即使存储介质被非法获取，数据也无法被解析。针对现场作业环境可能出现的网络中断或设备故障，系统支持本地备份机制，在采集终端或边缘节点自动保留数据副本，待网络恢复后自动续传，防止数据丢失。对于涉及个人信息或敏感基础设施信息的字段（如用户账号、设备坐标、操作日志中的敏感参数），系统实施敏感数据脱敏处理，在展示、导出或传输时自动替换或隐藏关键信息，仅在授权范围内明文呈现，降低数据泄露风险。</w:t>
      </w:r>
    </w:p>
    <w:p w14:paraId="190B11DE">
      <w:pPr>
        <w:pStyle w:val="5"/>
      </w:pPr>
      <w:r>
        <w:rPr>
          <w:rFonts w:hint="eastAsia"/>
          <w:lang w:eastAsia="zh-CN"/>
        </w:rPr>
        <w:t>6</w:t>
      </w:r>
      <w:r>
        <w:t>.1.3 访问控制</w:t>
      </w:r>
    </w:p>
    <w:p w14:paraId="4D9625B7">
      <w:pPr>
        <w:pStyle w:val="4"/>
        <w:ind w:firstLine="480"/>
      </w:pPr>
      <w:r>
        <w:t>系统建立基于角色的访问控制（RBAC，Role-Based Access Control）模型，实现精细化的权限管理。通过预定义或自定义的角色（如管理员、复核专家、运维人员、审计员等），系统严格控制用户对功能模块的操作权限，确保用户仅能访问其职责范围内的菜单与功能。在数据层面，系统进一步实施数据级别权限控制，可根据用户所属部门、负责线路、任务范围等维度，限制其可见的数据行级范围，例如普通运维人员仅能查看本人负责线路的检测数据，复核专家可跨线路进行缺陷审核，但无法修改系统配置。所有用户的登录、操作（包括增删改查、权限变更、数据导出等）均被操作审计日志完整记录，日志内容包括操作时间、操作用户、IP地址、操作对象、操作类型及操作结果，日志数据不可篡改且保留至少90天，支持安全事件溯源与合规审计。</w:t>
      </w:r>
    </w:p>
    <w:bookmarkEnd w:id="118"/>
    <w:bookmarkEnd w:id="119"/>
    <w:p w14:paraId="4E4C1138">
      <w:pPr>
        <w:pStyle w:val="3"/>
      </w:pPr>
      <w:bookmarkStart w:id="122" w:name="_Toc223475289"/>
      <w:bookmarkStart w:id="123" w:name="_Toc223512806"/>
      <w:bookmarkStart w:id="124" w:name="_Toc2057177263"/>
      <w:bookmarkStart w:id="125" w:name="Xb659b9124fe299bb5785fcd9782195ab8b8e3eb"/>
      <w:r>
        <w:rPr>
          <w:rFonts w:hint="eastAsia"/>
          <w:lang w:eastAsia="zh-CN"/>
        </w:rPr>
        <w:t>6</w:t>
      </w:r>
      <w:r>
        <w:t>.2 权限管理</w:t>
      </w:r>
      <w:bookmarkEnd w:id="122"/>
      <w:bookmarkEnd w:id="123"/>
      <w:bookmarkEnd w:id="124"/>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056"/>
        <w:gridCol w:w="3156"/>
      </w:tblGrid>
      <w:tr w14:paraId="2DEE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3E581884">
            <w:pPr>
              <w:pStyle w:val="37"/>
              <w:ind w:firstLine="0" w:firstLineChars="0"/>
              <w:rPr>
                <w:kern w:val="2"/>
                <w:sz w:val="21"/>
                <w:szCs w:val="24"/>
              </w:rPr>
            </w:pPr>
            <w:r>
              <w:rPr>
                <w:rFonts w:hint="eastAsia"/>
                <w:kern w:val="2"/>
                <w:sz w:val="21"/>
                <w:szCs w:val="24"/>
              </w:rPr>
              <w:t>角色</w:t>
            </w:r>
          </w:p>
        </w:tc>
        <w:tc>
          <w:tcPr>
            <w:tcW w:w="0" w:type="auto"/>
            <w:tcBorders>
              <w:top w:val="nil"/>
              <w:bottom w:val="nil"/>
              <w:right w:val="nil"/>
              <w:insideV w:val="nil"/>
              <w:tl2br w:val="nil"/>
              <w:tr2bl w:val="nil"/>
            </w:tcBorders>
            <w:vAlign w:val="bottom"/>
          </w:tcPr>
          <w:p w14:paraId="10AE9471">
            <w:pPr>
              <w:pStyle w:val="37"/>
              <w:ind w:firstLine="0" w:firstLineChars="0"/>
              <w:rPr>
                <w:kern w:val="2"/>
                <w:sz w:val="21"/>
                <w:szCs w:val="24"/>
              </w:rPr>
            </w:pPr>
            <w:r>
              <w:rPr>
                <w:rFonts w:hint="eastAsia"/>
                <w:kern w:val="2"/>
                <w:sz w:val="21"/>
                <w:szCs w:val="24"/>
              </w:rPr>
              <w:t>权限范围</w:t>
            </w:r>
          </w:p>
        </w:tc>
        <w:tc>
          <w:tcPr>
            <w:tcW w:w="0" w:type="auto"/>
            <w:tcBorders>
              <w:top w:val="nil"/>
              <w:bottom w:val="nil"/>
              <w:right w:val="nil"/>
              <w:insideV w:val="nil"/>
              <w:tl2br w:val="nil"/>
              <w:tr2bl w:val="nil"/>
            </w:tcBorders>
            <w:vAlign w:val="bottom"/>
          </w:tcPr>
          <w:p w14:paraId="2C48924A">
            <w:pPr>
              <w:pStyle w:val="37"/>
              <w:ind w:firstLine="0" w:firstLineChars="0"/>
              <w:rPr>
                <w:kern w:val="2"/>
                <w:sz w:val="21"/>
                <w:szCs w:val="24"/>
              </w:rPr>
            </w:pPr>
            <w:r>
              <w:rPr>
                <w:rFonts w:hint="eastAsia"/>
                <w:kern w:val="2"/>
                <w:sz w:val="21"/>
                <w:szCs w:val="24"/>
              </w:rPr>
              <w:t>说明</w:t>
            </w:r>
          </w:p>
        </w:tc>
      </w:tr>
      <w:tr w14:paraId="0B87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6A374E">
            <w:pPr>
              <w:pStyle w:val="37"/>
              <w:ind w:firstLine="0" w:firstLineChars="0"/>
              <w:rPr>
                <w:kern w:val="2"/>
                <w:sz w:val="21"/>
                <w:szCs w:val="24"/>
              </w:rPr>
            </w:pPr>
            <w:r>
              <w:rPr>
                <w:rFonts w:hint="eastAsia"/>
                <w:kern w:val="2"/>
                <w:sz w:val="21"/>
                <w:szCs w:val="24"/>
              </w:rPr>
              <w:t>系统管理员</w:t>
            </w:r>
          </w:p>
        </w:tc>
        <w:tc>
          <w:tcPr>
            <w:tcW w:w="0" w:type="auto"/>
          </w:tcPr>
          <w:p w14:paraId="0C5CA968">
            <w:pPr>
              <w:pStyle w:val="37"/>
              <w:ind w:firstLine="0" w:firstLineChars="0"/>
              <w:rPr>
                <w:kern w:val="2"/>
                <w:sz w:val="21"/>
                <w:szCs w:val="24"/>
              </w:rPr>
            </w:pPr>
            <w:r>
              <w:rPr>
                <w:rFonts w:hint="eastAsia"/>
                <w:kern w:val="2"/>
                <w:sz w:val="21"/>
                <w:szCs w:val="24"/>
              </w:rPr>
              <w:t>全部功能</w:t>
            </w:r>
          </w:p>
        </w:tc>
        <w:tc>
          <w:tcPr>
            <w:tcW w:w="0" w:type="auto"/>
          </w:tcPr>
          <w:p w14:paraId="15C611BE">
            <w:pPr>
              <w:pStyle w:val="37"/>
              <w:ind w:firstLine="0" w:firstLineChars="0"/>
              <w:rPr>
                <w:kern w:val="2"/>
                <w:sz w:val="21"/>
                <w:szCs w:val="24"/>
              </w:rPr>
            </w:pPr>
            <w:r>
              <w:rPr>
                <w:rFonts w:hint="eastAsia"/>
                <w:kern w:val="2"/>
                <w:sz w:val="21"/>
                <w:szCs w:val="24"/>
              </w:rPr>
              <w:t>系统配置、用户管理、权限分配</w:t>
            </w:r>
          </w:p>
        </w:tc>
      </w:tr>
      <w:tr w14:paraId="74B3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1CC41">
            <w:pPr>
              <w:pStyle w:val="37"/>
              <w:ind w:firstLine="0" w:firstLineChars="0"/>
              <w:rPr>
                <w:kern w:val="2"/>
                <w:sz w:val="21"/>
                <w:szCs w:val="24"/>
              </w:rPr>
            </w:pPr>
            <w:r>
              <w:rPr>
                <w:rFonts w:hint="eastAsia"/>
                <w:kern w:val="2"/>
                <w:sz w:val="21"/>
                <w:szCs w:val="24"/>
              </w:rPr>
              <w:t>复核专家</w:t>
            </w:r>
          </w:p>
        </w:tc>
        <w:tc>
          <w:tcPr>
            <w:tcW w:w="0" w:type="auto"/>
          </w:tcPr>
          <w:p w14:paraId="1B751364">
            <w:pPr>
              <w:pStyle w:val="37"/>
              <w:ind w:firstLine="0" w:firstLineChars="0"/>
              <w:rPr>
                <w:kern w:val="2"/>
                <w:sz w:val="21"/>
                <w:szCs w:val="24"/>
              </w:rPr>
            </w:pPr>
            <w:r>
              <w:rPr>
                <w:rFonts w:hint="eastAsia"/>
                <w:kern w:val="2"/>
                <w:sz w:val="21"/>
                <w:szCs w:val="24"/>
              </w:rPr>
              <w:t>分析复核</w:t>
            </w:r>
          </w:p>
        </w:tc>
        <w:tc>
          <w:tcPr>
            <w:tcW w:w="0" w:type="auto"/>
          </w:tcPr>
          <w:p w14:paraId="69C2DE2A">
            <w:pPr>
              <w:pStyle w:val="37"/>
              <w:ind w:firstLine="0" w:firstLineChars="0"/>
              <w:rPr>
                <w:kern w:val="2"/>
                <w:sz w:val="21"/>
                <w:szCs w:val="24"/>
              </w:rPr>
            </w:pPr>
            <w:r>
              <w:rPr>
                <w:rFonts w:hint="eastAsia"/>
                <w:kern w:val="2"/>
                <w:sz w:val="21"/>
                <w:szCs w:val="24"/>
              </w:rPr>
              <w:t>缺陷复核、报表生成</w:t>
            </w:r>
          </w:p>
        </w:tc>
      </w:tr>
      <w:tr w14:paraId="6028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C875DB">
            <w:pPr>
              <w:pStyle w:val="37"/>
              <w:ind w:firstLine="0" w:firstLineChars="0"/>
              <w:rPr>
                <w:kern w:val="2"/>
                <w:sz w:val="21"/>
                <w:szCs w:val="24"/>
              </w:rPr>
            </w:pPr>
            <w:r>
              <w:rPr>
                <w:rFonts w:hint="eastAsia"/>
                <w:kern w:val="2"/>
                <w:sz w:val="21"/>
                <w:szCs w:val="24"/>
              </w:rPr>
              <w:t>普通运维人员</w:t>
            </w:r>
          </w:p>
        </w:tc>
        <w:tc>
          <w:tcPr>
            <w:tcW w:w="0" w:type="auto"/>
          </w:tcPr>
          <w:p w14:paraId="0B57FBC9">
            <w:pPr>
              <w:pStyle w:val="37"/>
              <w:ind w:firstLine="0" w:firstLineChars="0"/>
              <w:rPr>
                <w:kern w:val="2"/>
                <w:sz w:val="21"/>
                <w:szCs w:val="24"/>
              </w:rPr>
            </w:pPr>
            <w:r>
              <w:rPr>
                <w:rFonts w:hint="eastAsia"/>
                <w:kern w:val="2"/>
                <w:sz w:val="21"/>
                <w:szCs w:val="24"/>
              </w:rPr>
              <w:t>数据查看</w:t>
            </w:r>
          </w:p>
        </w:tc>
        <w:tc>
          <w:tcPr>
            <w:tcW w:w="0" w:type="auto"/>
          </w:tcPr>
          <w:p w14:paraId="19EDDE16">
            <w:pPr>
              <w:pStyle w:val="37"/>
              <w:ind w:firstLine="0" w:firstLineChars="0"/>
              <w:rPr>
                <w:kern w:val="2"/>
                <w:sz w:val="21"/>
                <w:szCs w:val="24"/>
              </w:rPr>
            </w:pPr>
            <w:r>
              <w:rPr>
                <w:rFonts w:hint="eastAsia"/>
                <w:kern w:val="2"/>
                <w:sz w:val="21"/>
                <w:szCs w:val="24"/>
              </w:rPr>
              <w:t>数据查询、报表查看</w:t>
            </w:r>
          </w:p>
        </w:tc>
      </w:tr>
      <w:tr w14:paraId="7FA8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C434BB">
            <w:pPr>
              <w:pStyle w:val="37"/>
              <w:ind w:firstLine="0" w:firstLineChars="0"/>
              <w:rPr>
                <w:kern w:val="2"/>
                <w:sz w:val="21"/>
                <w:szCs w:val="24"/>
              </w:rPr>
            </w:pPr>
            <w:r>
              <w:rPr>
                <w:rFonts w:hint="eastAsia"/>
                <w:kern w:val="2"/>
                <w:sz w:val="21"/>
                <w:szCs w:val="24"/>
              </w:rPr>
              <w:t>采集操作员</w:t>
            </w:r>
          </w:p>
        </w:tc>
        <w:tc>
          <w:tcPr>
            <w:tcW w:w="0" w:type="auto"/>
          </w:tcPr>
          <w:p w14:paraId="63A02208">
            <w:pPr>
              <w:pStyle w:val="37"/>
              <w:ind w:firstLine="0" w:firstLineChars="0"/>
              <w:rPr>
                <w:kern w:val="2"/>
                <w:sz w:val="21"/>
                <w:szCs w:val="24"/>
              </w:rPr>
            </w:pPr>
            <w:r>
              <w:rPr>
                <w:rFonts w:hint="eastAsia"/>
                <w:kern w:val="2"/>
                <w:sz w:val="21"/>
                <w:szCs w:val="24"/>
              </w:rPr>
              <w:t>采集操作</w:t>
            </w:r>
          </w:p>
        </w:tc>
        <w:tc>
          <w:tcPr>
            <w:tcW w:w="0" w:type="auto"/>
          </w:tcPr>
          <w:p w14:paraId="565BAC02">
            <w:pPr>
              <w:pStyle w:val="37"/>
              <w:ind w:firstLine="0" w:firstLineChars="0"/>
              <w:rPr>
                <w:kern w:val="2"/>
                <w:sz w:val="21"/>
                <w:szCs w:val="24"/>
              </w:rPr>
            </w:pPr>
            <w:r>
              <w:rPr>
                <w:rFonts w:hint="eastAsia"/>
                <w:kern w:val="2"/>
                <w:sz w:val="21"/>
                <w:szCs w:val="24"/>
              </w:rPr>
              <w:t>任务创建、数据采集</w:t>
            </w:r>
          </w:p>
        </w:tc>
      </w:tr>
      <w:bookmarkEnd w:id="125"/>
    </w:tbl>
    <w:p w14:paraId="72937BF6">
      <w:bookmarkStart w:id="126" w:name="X0805cb584aaa1ad645bd6f20120e547703304ba"/>
      <w:r>
        <w:rPr>
          <w:rFonts w:hint="eastAsia"/>
        </w:rPr>
        <w:br w:type="page"/>
      </w:r>
    </w:p>
    <w:bookmarkEnd w:id="120"/>
    <w:bookmarkEnd w:id="126"/>
    <w:p w14:paraId="07A29907">
      <w:pPr>
        <w:pStyle w:val="2"/>
        <w:rPr>
          <w:rFonts w:hint="eastAsia"/>
        </w:rPr>
      </w:pPr>
      <w:bookmarkStart w:id="127" w:name="_Toc491542541"/>
      <w:bookmarkStart w:id="128" w:name="X20c050426eee31a3f538abaa992cbfc4f8b8aba"/>
      <w:r>
        <w:rPr>
          <w:rFonts w:hint="eastAsia"/>
          <w:lang w:eastAsia="zh-CN"/>
        </w:rPr>
        <w:t>7</w:t>
      </w:r>
      <w:r>
        <w:t>. 系统部署方案</w:t>
      </w:r>
      <w:bookmarkEnd w:id="127"/>
    </w:p>
    <w:p w14:paraId="22B53639">
      <w:pPr>
        <w:pStyle w:val="3"/>
      </w:pPr>
      <w:bookmarkStart w:id="129" w:name="_Toc223475292"/>
      <w:bookmarkStart w:id="130" w:name="_Toc223512809"/>
      <w:bookmarkStart w:id="131" w:name="_Toc2133380225"/>
      <w:bookmarkStart w:id="132" w:name="X7b9b6f82133377a774398df88c88c6581a9f881"/>
      <w:r>
        <w:rPr>
          <w:rFonts w:hint="eastAsia"/>
          <w:lang w:eastAsia="zh-CN"/>
        </w:rPr>
        <w:t>7</w:t>
      </w:r>
      <w:r>
        <w:t>.1 车载端部署</w:t>
      </w:r>
      <w:bookmarkEnd w:id="129"/>
      <w:bookmarkEnd w:id="130"/>
      <w:bookmarkEnd w:id="131"/>
    </w:p>
    <w:p w14:paraId="3FB53D5F">
      <w:pPr>
        <w:pStyle w:val="5"/>
      </w:pPr>
      <w:bookmarkStart w:id="133" w:name="X7b6c6d70fdd879252842cb33f583cceafaea88a"/>
      <w:r>
        <w:rPr>
          <w:rFonts w:hint="eastAsia"/>
          <w:lang w:eastAsia="zh-CN"/>
        </w:rPr>
        <w:t>7</w:t>
      </w:r>
      <w:r>
        <w:t>.1.1 硬件要求</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106"/>
      </w:tblGrid>
      <w:tr w14:paraId="273E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7477356C">
            <w:pPr>
              <w:pStyle w:val="37"/>
              <w:ind w:firstLine="0" w:firstLineChars="0"/>
              <w:rPr>
                <w:kern w:val="2"/>
                <w:sz w:val="21"/>
                <w:szCs w:val="24"/>
              </w:rPr>
            </w:pPr>
            <w:commentRangeStart w:id="15"/>
            <w:r>
              <w:rPr>
                <w:rFonts w:hint="eastAsia"/>
                <w:kern w:val="2"/>
                <w:sz w:val="21"/>
                <w:szCs w:val="24"/>
              </w:rPr>
              <w:t>组件</w:t>
            </w:r>
          </w:p>
        </w:tc>
        <w:tc>
          <w:tcPr>
            <w:tcW w:w="0" w:type="auto"/>
            <w:tcBorders>
              <w:top w:val="nil"/>
              <w:bottom w:val="nil"/>
              <w:right w:val="nil"/>
              <w:insideV w:val="nil"/>
              <w:tl2br w:val="nil"/>
              <w:tr2bl w:val="nil"/>
            </w:tcBorders>
            <w:vAlign w:val="bottom"/>
          </w:tcPr>
          <w:p w14:paraId="1D0AB70B">
            <w:pPr>
              <w:pStyle w:val="37"/>
              <w:ind w:firstLine="0" w:firstLineChars="0"/>
              <w:rPr>
                <w:kern w:val="2"/>
                <w:sz w:val="21"/>
                <w:szCs w:val="24"/>
              </w:rPr>
            </w:pPr>
            <w:r>
              <w:rPr>
                <w:rFonts w:hint="eastAsia"/>
                <w:kern w:val="2"/>
                <w:sz w:val="21"/>
                <w:szCs w:val="24"/>
              </w:rPr>
              <w:t>规格要求</w:t>
            </w:r>
          </w:p>
        </w:tc>
      </w:tr>
      <w:tr w14:paraId="2EAE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1FC4B6">
            <w:pPr>
              <w:pStyle w:val="37"/>
              <w:ind w:firstLine="0" w:firstLineChars="0"/>
              <w:rPr>
                <w:kern w:val="2"/>
                <w:sz w:val="21"/>
                <w:szCs w:val="24"/>
              </w:rPr>
            </w:pPr>
            <w:r>
              <w:rPr>
                <w:rFonts w:hint="eastAsia"/>
                <w:kern w:val="2"/>
                <w:sz w:val="21"/>
                <w:szCs w:val="24"/>
              </w:rPr>
              <w:t>CPU</w:t>
            </w:r>
          </w:p>
        </w:tc>
        <w:tc>
          <w:tcPr>
            <w:tcW w:w="0" w:type="auto"/>
          </w:tcPr>
          <w:p w14:paraId="48A3751F">
            <w:pPr>
              <w:pStyle w:val="37"/>
              <w:ind w:firstLine="0" w:firstLineChars="0"/>
              <w:rPr>
                <w:kern w:val="2"/>
                <w:sz w:val="21"/>
                <w:szCs w:val="24"/>
              </w:rPr>
            </w:pPr>
            <w:r>
              <w:rPr>
                <w:rFonts w:hint="eastAsia"/>
                <w:kern w:val="2"/>
                <w:sz w:val="21"/>
                <w:szCs w:val="24"/>
              </w:rPr>
              <w:t>x86_64架构</w:t>
            </w:r>
          </w:p>
        </w:tc>
      </w:tr>
      <w:tr w14:paraId="771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B9EA84">
            <w:pPr>
              <w:pStyle w:val="37"/>
              <w:ind w:firstLine="0" w:firstLineChars="0"/>
              <w:rPr>
                <w:kern w:val="2"/>
                <w:sz w:val="21"/>
                <w:szCs w:val="24"/>
              </w:rPr>
            </w:pPr>
            <w:r>
              <w:rPr>
                <w:rFonts w:hint="eastAsia"/>
                <w:kern w:val="2"/>
                <w:sz w:val="21"/>
                <w:szCs w:val="24"/>
              </w:rPr>
              <w:t>内存</w:t>
            </w:r>
          </w:p>
        </w:tc>
        <w:tc>
          <w:tcPr>
            <w:tcW w:w="0" w:type="auto"/>
          </w:tcPr>
          <w:p w14:paraId="1DB5DBF6">
            <w:pPr>
              <w:pStyle w:val="37"/>
              <w:ind w:firstLine="0" w:firstLineChars="0"/>
              <w:rPr>
                <w:kern w:val="2"/>
                <w:sz w:val="21"/>
                <w:szCs w:val="24"/>
              </w:rPr>
            </w:pPr>
            <w:r>
              <w:rPr>
                <w:rFonts w:hint="eastAsia"/>
                <w:kern w:val="2"/>
                <w:sz w:val="21"/>
                <w:szCs w:val="24"/>
              </w:rPr>
              <w:t>≥64GB</w:t>
            </w:r>
          </w:p>
        </w:tc>
      </w:tr>
      <w:tr w14:paraId="092B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68548BD">
            <w:pPr>
              <w:pStyle w:val="37"/>
              <w:ind w:firstLine="0" w:firstLineChars="0"/>
              <w:rPr>
                <w:kern w:val="2"/>
                <w:sz w:val="21"/>
                <w:szCs w:val="24"/>
              </w:rPr>
            </w:pPr>
            <w:r>
              <w:rPr>
                <w:rFonts w:hint="eastAsia"/>
                <w:kern w:val="2"/>
                <w:sz w:val="21"/>
                <w:szCs w:val="24"/>
              </w:rPr>
              <w:t>存储</w:t>
            </w:r>
          </w:p>
        </w:tc>
        <w:tc>
          <w:tcPr>
            <w:tcW w:w="0" w:type="auto"/>
          </w:tcPr>
          <w:p w14:paraId="42792B03">
            <w:pPr>
              <w:pStyle w:val="37"/>
              <w:ind w:firstLine="0" w:firstLineChars="0"/>
              <w:rPr>
                <w:kern w:val="2"/>
                <w:sz w:val="21"/>
                <w:szCs w:val="24"/>
              </w:rPr>
            </w:pPr>
            <w:r>
              <w:rPr>
                <w:rFonts w:hint="eastAsia"/>
                <w:kern w:val="2"/>
                <w:sz w:val="21"/>
                <w:szCs w:val="24"/>
              </w:rPr>
              <w:t>SSD，≥1TB</w:t>
            </w:r>
          </w:p>
        </w:tc>
      </w:tr>
      <w:tr w14:paraId="576A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DB4F65">
            <w:pPr>
              <w:pStyle w:val="37"/>
              <w:ind w:firstLine="0" w:firstLineChars="0"/>
              <w:rPr>
                <w:kern w:val="2"/>
                <w:sz w:val="21"/>
                <w:szCs w:val="24"/>
              </w:rPr>
            </w:pPr>
            <w:r>
              <w:rPr>
                <w:rFonts w:hint="eastAsia"/>
                <w:kern w:val="2"/>
                <w:sz w:val="21"/>
                <w:szCs w:val="24"/>
              </w:rPr>
              <w:t>网络</w:t>
            </w:r>
          </w:p>
        </w:tc>
        <w:tc>
          <w:tcPr>
            <w:tcW w:w="0" w:type="auto"/>
          </w:tcPr>
          <w:p w14:paraId="7EA1D780">
            <w:pPr>
              <w:pStyle w:val="37"/>
              <w:ind w:firstLine="0" w:firstLineChars="0"/>
              <w:rPr>
                <w:kern w:val="2"/>
                <w:sz w:val="21"/>
                <w:szCs w:val="24"/>
              </w:rPr>
            </w:pPr>
            <w:r>
              <w:rPr>
                <w:rFonts w:hint="eastAsia"/>
                <w:kern w:val="2"/>
                <w:sz w:val="21"/>
                <w:szCs w:val="24"/>
              </w:rPr>
              <w:t>支持工业级网络协议</w:t>
            </w:r>
            <w:commentRangeEnd w:id="15"/>
            <w:r>
              <w:commentReference w:id="15"/>
            </w:r>
          </w:p>
        </w:tc>
      </w:tr>
      <w:bookmarkEnd w:id="132"/>
      <w:bookmarkEnd w:id="133"/>
    </w:tbl>
    <w:p w14:paraId="2A48C885">
      <w:pPr>
        <w:pStyle w:val="5"/>
      </w:pPr>
      <w:bookmarkStart w:id="134" w:name="X26ff6f1678a22f35d36e126f585c5650e057313"/>
      <w:bookmarkStart w:id="135" w:name="X71080e4e8212f08e775e5fec9a277bf692c0783"/>
      <w:r>
        <w:rPr>
          <w:rFonts w:hint="eastAsia"/>
          <w:lang w:eastAsia="zh-CN"/>
        </w:rPr>
        <w:t>7</w:t>
      </w:r>
      <w:r>
        <w:t>.1.2 软件环境</w:t>
      </w:r>
    </w:p>
    <w:p w14:paraId="2BC047D2">
      <w:pPr>
        <w:pStyle w:val="4"/>
        <w:ind w:firstLine="480"/>
      </w:pPr>
      <w:r>
        <w:t>系统地面端运行依赖于成熟的软件栈，</w:t>
      </w:r>
      <w:ins w:id="181" w:author="憨人" w:date="2026-03-31T10:46:02Z">
        <w:r>
          <w:rPr>
            <w:rFonts w:hint="eastAsia"/>
            <w:highlight w:val="yellow"/>
            <w:lang w:val="en-US" w:eastAsia="zh-CN"/>
          </w:rPr>
          <w:t>软件</w:t>
        </w:r>
      </w:ins>
      <w:ins w:id="182" w:author="憨人" w:date="2026-03-31T10:46:05Z">
        <w:r>
          <w:rPr>
            <w:rFonts w:hint="eastAsia"/>
            <w:highlight w:val="yellow"/>
            <w:lang w:val="en-US" w:eastAsia="zh-CN"/>
          </w:rPr>
          <w:t>部署</w:t>
        </w:r>
      </w:ins>
      <w:ins w:id="183" w:author="憨人" w:date="2026-03-31T10:46:11Z">
        <w:r>
          <w:rPr>
            <w:rFonts w:hint="eastAsia"/>
            <w:highlight w:val="yellow"/>
            <w:lang w:val="en-US" w:eastAsia="zh-CN"/>
          </w:rPr>
          <w:t>环境</w:t>
        </w:r>
      </w:ins>
      <w:ins w:id="184" w:author="憨人" w:date="2026-03-31T10:45:57Z">
        <w:r>
          <w:rPr>
            <w:rFonts w:hint="eastAsia"/>
            <w:highlight w:val="yellow"/>
            <w:lang w:val="en-US" w:eastAsia="zh-CN"/>
          </w:rPr>
          <w:t>需满足甲方最终客户</w:t>
        </w:r>
      </w:ins>
      <w:ins w:id="185" w:author="憨人" w:date="2026-03-31T10:53:16Z">
        <w:r>
          <w:rPr>
            <w:rFonts w:hint="eastAsia"/>
            <w:highlight w:val="yellow"/>
            <w:lang w:val="en-US" w:eastAsia="zh-CN"/>
          </w:rPr>
          <w:t>的</w:t>
        </w:r>
      </w:ins>
      <w:ins w:id="186" w:author="憨人" w:date="2026-03-31T10:45:57Z">
        <w:r>
          <w:rPr>
            <w:rFonts w:hint="eastAsia"/>
            <w:highlight w:val="yellow"/>
            <w:lang w:val="en-US" w:eastAsia="zh-CN"/>
          </w:rPr>
          <w:t>需求。</w:t>
        </w:r>
      </w:ins>
      <w:r>
        <w:t>具体组件及版本要求如下：</w:t>
      </w:r>
    </w:p>
    <w:p w14:paraId="6292BBA3">
      <w:pPr>
        <w:pStyle w:val="4"/>
        <w:ind w:firstLine="480"/>
      </w:pPr>
      <w:r>
        <w:t>操作系统：支持 Windows 10/11 专业版或 CentOS 7.x 系列。Windows 系统适用于现场工作站或小型运维中心，提供友好的图形界面支持；CentOS 7.x 作为服务器端主流 Linux 发行版，具备高稳定性与长期维护支持，适合大规模部署与容器化运行环境。</w:t>
      </w:r>
    </w:p>
    <w:p w14:paraId="448DB66E">
      <w:pPr>
        <w:pStyle w:val="4"/>
        <w:ind w:firstLine="480"/>
      </w:pPr>
      <w:r>
        <w:t>Java 环境：要求 Java 21 LTS 版本。作为后端主服务的运行基础，Java 21 带来了长期支持、性能优化及新特性（如虚拟线程），可显著提升并发处理能力与系统稳定性，满足高吞吐量场景下的业务需求。</w:t>
      </w:r>
    </w:p>
    <w:p w14:paraId="20F1A940">
      <w:pPr>
        <w:pStyle w:val="4"/>
        <w:ind w:firstLine="480"/>
      </w:pPr>
      <w:r>
        <w:t>数据库：采用 MySQL 8.0.33。该版本在事务处理、查询优化、安全增强及 JSON 支持等方面均有显著改进，能够高效存储检测任务数据、缺陷记录、设备信息及审计日志，同时提供主从复制、分库分表等扩展能力，适应数据规模的增长。</w:t>
      </w:r>
    </w:p>
    <w:p w14:paraId="721A91E0">
      <w:pPr>
        <w:pStyle w:val="4"/>
        <w:ind w:firstLine="480"/>
      </w:pPr>
      <w:r>
        <w:t>所有软件组件均经过严格兼容性测试，确保系统在生产环境中的稳定运行与易于维护。</w:t>
      </w:r>
    </w:p>
    <w:p w14:paraId="393EE8D9">
      <w:pPr>
        <w:pStyle w:val="3"/>
      </w:pPr>
      <w:r>
        <w:rPr>
          <w:rFonts w:hint="eastAsia"/>
          <w:lang w:eastAsia="zh-CN"/>
        </w:rPr>
        <w:t>7</w:t>
      </w:r>
      <w:r>
        <w:t>.2 地面端部署</w:t>
      </w:r>
      <w:r>
        <w:commentReference w:id="16"/>
      </w:r>
    </w:p>
    <w:p w14:paraId="0E3C2A56">
      <w:pPr>
        <w:pStyle w:val="4"/>
        <w:ind w:firstLine="480"/>
        <w:rPr>
          <w:rFonts w:hint="default" w:eastAsia="宋体"/>
          <w:lang w:val="en-US" w:eastAsia="zh-CN"/>
        </w:rPr>
      </w:pPr>
      <w:r>
        <w:t>地面端是整个检测系统的数据处理与管理中心，支持多种部署模式以适应不同规模的运维需求。</w:t>
      </w:r>
      <w:ins w:id="187" w:author="憨人" w:date="2026-03-31T10:45:37Z">
        <w:r>
          <w:rPr>
            <w:rFonts w:hint="eastAsia"/>
            <w:highlight w:val="yellow"/>
            <w:lang w:val="en-US" w:eastAsia="zh-CN"/>
          </w:rPr>
          <w:t>部署</w:t>
        </w:r>
      </w:ins>
      <w:ins w:id="188" w:author="憨人" w:date="2026-03-31T10:45:38Z">
        <w:r>
          <w:rPr>
            <w:rFonts w:hint="eastAsia"/>
            <w:highlight w:val="yellow"/>
            <w:lang w:val="en-US" w:eastAsia="zh-CN"/>
          </w:rPr>
          <w:t>方式</w:t>
        </w:r>
      </w:ins>
      <w:ins w:id="189" w:author="憨人" w:date="2026-03-31T10:45:35Z">
        <w:r>
          <w:rPr>
            <w:rFonts w:hint="eastAsia"/>
            <w:highlight w:val="yellow"/>
            <w:lang w:val="en-US" w:eastAsia="zh-CN"/>
          </w:rPr>
          <w:t>需满足甲方最终客户</w:t>
        </w:r>
      </w:ins>
      <w:ins w:id="190" w:author="憨人" w:date="2026-03-31T10:53:21Z">
        <w:r>
          <w:rPr>
            <w:rFonts w:hint="eastAsia"/>
            <w:highlight w:val="yellow"/>
            <w:lang w:val="en-US" w:eastAsia="zh-CN"/>
          </w:rPr>
          <w:t>的</w:t>
        </w:r>
      </w:ins>
      <w:ins w:id="191" w:author="憨人" w:date="2026-03-31T10:45:35Z">
        <w:r>
          <w:rPr>
            <w:rFonts w:hint="eastAsia"/>
            <w:highlight w:val="yellow"/>
            <w:lang w:val="en-US" w:eastAsia="zh-CN"/>
          </w:rPr>
          <w:t>需求。</w:t>
        </w:r>
      </w:ins>
    </w:p>
    <w:p w14:paraId="51A8538F">
      <w:pPr>
        <w:pStyle w:val="5"/>
      </w:pPr>
      <w:r>
        <w:rPr>
          <w:rFonts w:hint="eastAsia"/>
          <w:lang w:eastAsia="zh-CN"/>
        </w:rPr>
        <w:t>7</w:t>
      </w:r>
      <w:r>
        <w:t>.2.1 单机部署</w:t>
      </w:r>
    </w:p>
    <w:p w14:paraId="1BC6321B">
      <w:pPr>
        <w:pStyle w:val="4"/>
        <w:ind w:firstLine="480"/>
      </w:pPr>
      <w:r>
        <w:t>单机部署模式将所有服务组件（包括前端服务、后端应用、数据库、缓存、对象存储及 AI 算法服务）部署在同一台物理机或虚拟机上。该模式适用于小规模运维场景，如工区级检测中心或临时作业点，其特点是架构简单、部署快捷、维护成本低。在日均检测任务不超过 10 个的情况下，单机部署能够充分满足性能要求，同时降低硬件与运维投入。</w:t>
      </w:r>
    </w:p>
    <w:p w14:paraId="63890A44">
      <w:pPr>
        <w:pStyle w:val="5"/>
      </w:pPr>
      <w:r>
        <w:rPr>
          <w:rFonts w:hint="eastAsia"/>
          <w:lang w:eastAsia="zh-CN"/>
        </w:rPr>
        <w:t>7</w:t>
      </w:r>
      <w:r>
        <w:t>.2.2 集群部署</w:t>
      </w:r>
    </w:p>
    <w:p w14:paraId="56793407">
      <w:pPr>
        <w:pStyle w:val="4"/>
        <w:ind w:firstLine="480"/>
      </w:pPr>
      <w:r>
        <w:t>针对大规模运维场景（如路局级检测中心），系统采用基于微服务架构的分布式集群部署模式。各功能模块（如任务管理、数据处理、AI 分析、报表服务等）被拆分为独立的服务实例，可分别部署在多台服务器上，通过服务注册与发现机制进行通信。该架构具备以下优势：</w:t>
      </w:r>
    </w:p>
    <w:p w14:paraId="139EA231">
      <w:pPr>
        <w:pStyle w:val="4"/>
        <w:ind w:firstLine="480"/>
      </w:pPr>
      <w:r>
        <w:t>水平扩展能力：当业务量增长时，可通过增加服务节点线性提升系统整体处理能力，避免单点性能瓶颈。</w:t>
      </w:r>
    </w:p>
    <w:p w14:paraId="4780B9CE">
      <w:pPr>
        <w:pStyle w:val="4"/>
        <w:ind w:firstLine="480"/>
      </w:pPr>
      <w:r>
        <w:t>高可用性：关键服务可部署多个副本，配合负载均衡与故障转移机制，确保单节点失效时业务不中断。</w:t>
      </w:r>
    </w:p>
    <w:p w14:paraId="3DE949DE">
      <w:pPr>
        <w:pStyle w:val="4"/>
        <w:ind w:firstLine="480"/>
      </w:pPr>
      <w:r>
        <w:t>资源隔离与优化：不同服务可根据自身负载特点独立分配硬件资源（如 CPU、内存、GPU），实现资源精细化利用。</w:t>
      </w:r>
    </w:p>
    <w:p w14:paraId="3285D6F0">
      <w:pPr>
        <w:pStyle w:val="4"/>
        <w:ind w:firstLine="480"/>
      </w:pPr>
      <w:r>
        <w:t>集群模式特别适合日检测任务量大、数据吞吐要求高、需要 7×24 小时连续运行的场景。</w:t>
      </w:r>
    </w:p>
    <w:p w14:paraId="64818306">
      <w:pPr>
        <w:pStyle w:val="5"/>
      </w:pPr>
      <w:r>
        <w:rPr>
          <w:rFonts w:hint="eastAsia"/>
          <w:lang w:eastAsia="zh-CN"/>
        </w:rPr>
        <w:t>7</w:t>
      </w:r>
      <w:r>
        <w:t>.2.3 组件部署</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2106"/>
        <w:gridCol w:w="1476"/>
      </w:tblGrid>
      <w:tr w14:paraId="73B3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4F132F4F">
            <w:pPr>
              <w:pStyle w:val="37"/>
              <w:ind w:firstLine="0" w:firstLineChars="0"/>
              <w:rPr>
                <w:kern w:val="2"/>
                <w:sz w:val="21"/>
                <w:szCs w:val="24"/>
              </w:rPr>
            </w:pPr>
            <w:r>
              <w:rPr>
                <w:rFonts w:hint="eastAsia"/>
                <w:kern w:val="2"/>
                <w:sz w:val="21"/>
                <w:szCs w:val="24"/>
              </w:rPr>
              <w:t>组件</w:t>
            </w:r>
          </w:p>
        </w:tc>
        <w:tc>
          <w:tcPr>
            <w:tcW w:w="0" w:type="auto"/>
            <w:tcBorders>
              <w:top w:val="nil"/>
              <w:bottom w:val="nil"/>
              <w:right w:val="nil"/>
              <w:insideV w:val="nil"/>
              <w:tl2br w:val="nil"/>
              <w:tr2bl w:val="nil"/>
            </w:tcBorders>
            <w:vAlign w:val="bottom"/>
          </w:tcPr>
          <w:p w14:paraId="5C269679">
            <w:pPr>
              <w:pStyle w:val="37"/>
              <w:ind w:firstLine="0" w:firstLineChars="0"/>
              <w:rPr>
                <w:kern w:val="2"/>
                <w:sz w:val="21"/>
                <w:szCs w:val="24"/>
              </w:rPr>
            </w:pPr>
            <w:r>
              <w:rPr>
                <w:rFonts w:hint="eastAsia"/>
                <w:kern w:val="2"/>
                <w:sz w:val="21"/>
                <w:szCs w:val="24"/>
              </w:rPr>
              <w:t>功能</w:t>
            </w:r>
          </w:p>
        </w:tc>
        <w:tc>
          <w:tcPr>
            <w:tcW w:w="0" w:type="auto"/>
            <w:tcBorders>
              <w:top w:val="nil"/>
              <w:bottom w:val="nil"/>
              <w:right w:val="nil"/>
              <w:insideV w:val="nil"/>
              <w:tl2br w:val="nil"/>
              <w:tr2bl w:val="nil"/>
            </w:tcBorders>
            <w:vAlign w:val="bottom"/>
          </w:tcPr>
          <w:p w14:paraId="3EAD3BAB">
            <w:pPr>
              <w:pStyle w:val="37"/>
              <w:ind w:firstLine="0" w:firstLineChars="0"/>
              <w:rPr>
                <w:kern w:val="2"/>
                <w:sz w:val="21"/>
                <w:szCs w:val="24"/>
              </w:rPr>
            </w:pPr>
            <w:r>
              <w:rPr>
                <w:rFonts w:hint="eastAsia"/>
                <w:kern w:val="2"/>
                <w:sz w:val="21"/>
                <w:szCs w:val="24"/>
              </w:rPr>
              <w:t>部署位置</w:t>
            </w:r>
          </w:p>
        </w:tc>
      </w:tr>
      <w:tr w14:paraId="3B5F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9A1AD7">
            <w:pPr>
              <w:pStyle w:val="37"/>
              <w:ind w:firstLine="0" w:firstLineChars="0"/>
              <w:rPr>
                <w:kern w:val="2"/>
                <w:sz w:val="21"/>
                <w:szCs w:val="24"/>
              </w:rPr>
            </w:pPr>
            <w:r>
              <w:rPr>
                <w:rFonts w:hint="eastAsia"/>
                <w:kern w:val="2"/>
                <w:sz w:val="21"/>
                <w:szCs w:val="24"/>
              </w:rPr>
              <w:t>Nginx</w:t>
            </w:r>
          </w:p>
        </w:tc>
        <w:tc>
          <w:tcPr>
            <w:tcW w:w="0" w:type="auto"/>
          </w:tcPr>
          <w:p w14:paraId="3C47CDA3">
            <w:pPr>
              <w:pStyle w:val="37"/>
              <w:ind w:firstLine="0" w:firstLineChars="0"/>
              <w:rPr>
                <w:kern w:val="2"/>
                <w:sz w:val="21"/>
                <w:szCs w:val="24"/>
              </w:rPr>
            </w:pPr>
            <w:r>
              <w:rPr>
                <w:rFonts w:hint="eastAsia"/>
                <w:kern w:val="2"/>
                <w:sz w:val="21"/>
                <w:szCs w:val="24"/>
              </w:rPr>
              <w:t>前端服务、反向代理</w:t>
            </w:r>
          </w:p>
        </w:tc>
        <w:tc>
          <w:tcPr>
            <w:tcW w:w="0" w:type="auto"/>
          </w:tcPr>
          <w:p w14:paraId="7B7D41A1">
            <w:pPr>
              <w:pStyle w:val="37"/>
              <w:ind w:firstLine="0" w:firstLineChars="0"/>
              <w:rPr>
                <w:kern w:val="2"/>
                <w:sz w:val="21"/>
                <w:szCs w:val="24"/>
              </w:rPr>
            </w:pPr>
            <w:r>
              <w:rPr>
                <w:rFonts w:hint="eastAsia"/>
                <w:kern w:val="2"/>
                <w:sz w:val="21"/>
                <w:szCs w:val="24"/>
              </w:rPr>
              <w:t>Web服务器</w:t>
            </w:r>
          </w:p>
        </w:tc>
      </w:tr>
      <w:tr w14:paraId="059A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E38E41">
            <w:pPr>
              <w:pStyle w:val="37"/>
              <w:ind w:firstLine="0" w:firstLineChars="0"/>
              <w:rPr>
                <w:kern w:val="2"/>
                <w:sz w:val="21"/>
                <w:szCs w:val="24"/>
              </w:rPr>
            </w:pPr>
            <w:r>
              <w:rPr>
                <w:rFonts w:hint="eastAsia"/>
                <w:kern w:val="2"/>
                <w:sz w:val="21"/>
                <w:szCs w:val="24"/>
              </w:rPr>
              <w:t>Spring Boot</w:t>
            </w:r>
          </w:p>
        </w:tc>
        <w:tc>
          <w:tcPr>
            <w:tcW w:w="0" w:type="auto"/>
          </w:tcPr>
          <w:p w14:paraId="6B4ABEFF">
            <w:pPr>
              <w:pStyle w:val="37"/>
              <w:ind w:firstLine="0" w:firstLineChars="0"/>
              <w:rPr>
                <w:kern w:val="2"/>
                <w:sz w:val="21"/>
                <w:szCs w:val="24"/>
              </w:rPr>
            </w:pPr>
            <w:r>
              <w:rPr>
                <w:rFonts w:hint="eastAsia"/>
                <w:kern w:val="2"/>
                <w:sz w:val="21"/>
                <w:szCs w:val="24"/>
              </w:rPr>
              <w:t>后端主服务</w:t>
            </w:r>
          </w:p>
        </w:tc>
        <w:tc>
          <w:tcPr>
            <w:tcW w:w="0" w:type="auto"/>
          </w:tcPr>
          <w:p w14:paraId="77817892">
            <w:pPr>
              <w:pStyle w:val="37"/>
              <w:ind w:firstLine="0" w:firstLineChars="0"/>
              <w:rPr>
                <w:kern w:val="2"/>
                <w:sz w:val="21"/>
                <w:szCs w:val="24"/>
              </w:rPr>
            </w:pPr>
            <w:r>
              <w:rPr>
                <w:rFonts w:hint="eastAsia"/>
                <w:kern w:val="2"/>
                <w:sz w:val="21"/>
                <w:szCs w:val="24"/>
              </w:rPr>
              <w:t>应用服务器</w:t>
            </w:r>
          </w:p>
        </w:tc>
      </w:tr>
      <w:tr w14:paraId="4768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9D8467">
            <w:pPr>
              <w:pStyle w:val="37"/>
              <w:ind w:firstLine="0" w:firstLineChars="0"/>
              <w:rPr>
                <w:kern w:val="2"/>
                <w:sz w:val="21"/>
                <w:szCs w:val="24"/>
              </w:rPr>
            </w:pPr>
            <w:r>
              <w:rPr>
                <w:rFonts w:hint="eastAsia"/>
                <w:kern w:val="2"/>
                <w:sz w:val="21"/>
                <w:szCs w:val="24"/>
              </w:rPr>
              <w:t>FastAPI</w:t>
            </w:r>
          </w:p>
        </w:tc>
        <w:tc>
          <w:tcPr>
            <w:tcW w:w="0" w:type="auto"/>
          </w:tcPr>
          <w:p w14:paraId="72961E47">
            <w:pPr>
              <w:pStyle w:val="37"/>
              <w:ind w:firstLine="0" w:firstLineChars="0"/>
              <w:rPr>
                <w:kern w:val="2"/>
                <w:sz w:val="21"/>
                <w:szCs w:val="24"/>
              </w:rPr>
            </w:pPr>
            <w:r>
              <w:rPr>
                <w:rFonts w:hint="eastAsia"/>
                <w:kern w:val="2"/>
                <w:sz w:val="21"/>
                <w:szCs w:val="24"/>
              </w:rPr>
              <w:t>AI算法服务</w:t>
            </w:r>
          </w:p>
        </w:tc>
        <w:tc>
          <w:tcPr>
            <w:tcW w:w="0" w:type="auto"/>
          </w:tcPr>
          <w:p w14:paraId="2EA32BFC">
            <w:pPr>
              <w:pStyle w:val="37"/>
              <w:ind w:firstLine="0" w:firstLineChars="0"/>
              <w:rPr>
                <w:kern w:val="2"/>
                <w:sz w:val="21"/>
                <w:szCs w:val="24"/>
              </w:rPr>
            </w:pPr>
            <w:r>
              <w:rPr>
                <w:rFonts w:hint="eastAsia"/>
                <w:kern w:val="2"/>
                <w:sz w:val="21"/>
                <w:szCs w:val="24"/>
              </w:rPr>
              <w:t>算法服务器</w:t>
            </w:r>
          </w:p>
        </w:tc>
      </w:tr>
      <w:tr w14:paraId="65D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696A13">
            <w:pPr>
              <w:pStyle w:val="37"/>
              <w:ind w:firstLine="0" w:firstLineChars="0"/>
              <w:rPr>
                <w:kern w:val="2"/>
                <w:sz w:val="21"/>
                <w:szCs w:val="24"/>
              </w:rPr>
            </w:pPr>
            <w:r>
              <w:rPr>
                <w:rFonts w:hint="eastAsia"/>
                <w:kern w:val="2"/>
                <w:sz w:val="21"/>
                <w:szCs w:val="24"/>
              </w:rPr>
              <w:t>MySQL</w:t>
            </w:r>
          </w:p>
        </w:tc>
        <w:tc>
          <w:tcPr>
            <w:tcW w:w="0" w:type="auto"/>
          </w:tcPr>
          <w:p w14:paraId="18C6FE01">
            <w:pPr>
              <w:pStyle w:val="37"/>
              <w:ind w:firstLine="0" w:firstLineChars="0"/>
              <w:rPr>
                <w:kern w:val="2"/>
                <w:sz w:val="21"/>
                <w:szCs w:val="24"/>
              </w:rPr>
            </w:pPr>
            <w:r>
              <w:rPr>
                <w:rFonts w:hint="eastAsia"/>
                <w:kern w:val="2"/>
                <w:sz w:val="21"/>
                <w:szCs w:val="24"/>
              </w:rPr>
              <w:t>数据存储</w:t>
            </w:r>
          </w:p>
        </w:tc>
        <w:tc>
          <w:tcPr>
            <w:tcW w:w="0" w:type="auto"/>
          </w:tcPr>
          <w:p w14:paraId="5FD035F0">
            <w:pPr>
              <w:pStyle w:val="37"/>
              <w:ind w:firstLine="0" w:firstLineChars="0"/>
              <w:rPr>
                <w:kern w:val="2"/>
                <w:sz w:val="21"/>
                <w:szCs w:val="24"/>
              </w:rPr>
            </w:pPr>
            <w:r>
              <w:rPr>
                <w:rFonts w:hint="eastAsia"/>
                <w:kern w:val="2"/>
                <w:sz w:val="21"/>
                <w:szCs w:val="24"/>
              </w:rPr>
              <w:t>数据库服务器</w:t>
            </w:r>
          </w:p>
        </w:tc>
      </w:tr>
      <w:tr w14:paraId="7929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31D473">
            <w:pPr>
              <w:pStyle w:val="37"/>
              <w:ind w:firstLine="0" w:firstLineChars="0"/>
              <w:rPr>
                <w:kern w:val="2"/>
                <w:sz w:val="21"/>
                <w:szCs w:val="24"/>
              </w:rPr>
            </w:pPr>
            <w:r>
              <w:rPr>
                <w:rFonts w:hint="eastAsia"/>
                <w:kern w:val="2"/>
                <w:sz w:val="21"/>
                <w:szCs w:val="24"/>
              </w:rPr>
              <w:t>Redis</w:t>
            </w:r>
          </w:p>
        </w:tc>
        <w:tc>
          <w:tcPr>
            <w:tcW w:w="0" w:type="auto"/>
          </w:tcPr>
          <w:p w14:paraId="5BFF812F">
            <w:pPr>
              <w:pStyle w:val="37"/>
              <w:ind w:firstLine="0" w:firstLineChars="0"/>
              <w:rPr>
                <w:kern w:val="2"/>
                <w:sz w:val="21"/>
                <w:szCs w:val="24"/>
              </w:rPr>
            </w:pPr>
            <w:r>
              <w:rPr>
                <w:rFonts w:hint="eastAsia"/>
                <w:kern w:val="2"/>
                <w:sz w:val="21"/>
                <w:szCs w:val="24"/>
              </w:rPr>
              <w:t>缓存服务</w:t>
            </w:r>
          </w:p>
        </w:tc>
        <w:tc>
          <w:tcPr>
            <w:tcW w:w="0" w:type="auto"/>
          </w:tcPr>
          <w:p w14:paraId="52151D52">
            <w:pPr>
              <w:pStyle w:val="37"/>
              <w:ind w:firstLine="0" w:firstLineChars="0"/>
              <w:rPr>
                <w:kern w:val="2"/>
                <w:sz w:val="21"/>
                <w:szCs w:val="24"/>
              </w:rPr>
            </w:pPr>
            <w:r>
              <w:rPr>
                <w:rFonts w:hint="eastAsia"/>
                <w:kern w:val="2"/>
                <w:sz w:val="21"/>
                <w:szCs w:val="24"/>
              </w:rPr>
              <w:t>缓存服务器</w:t>
            </w:r>
          </w:p>
        </w:tc>
      </w:tr>
      <w:tr w14:paraId="0385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54D94">
            <w:pPr>
              <w:pStyle w:val="37"/>
              <w:ind w:firstLine="0" w:firstLineChars="0"/>
              <w:rPr>
                <w:kern w:val="2"/>
                <w:sz w:val="21"/>
                <w:szCs w:val="24"/>
              </w:rPr>
            </w:pPr>
            <w:r>
              <w:rPr>
                <w:rFonts w:hint="eastAsia"/>
                <w:kern w:val="2"/>
                <w:sz w:val="21"/>
                <w:szCs w:val="24"/>
              </w:rPr>
              <w:t>MinIO</w:t>
            </w:r>
          </w:p>
        </w:tc>
        <w:tc>
          <w:tcPr>
            <w:tcW w:w="0" w:type="auto"/>
          </w:tcPr>
          <w:p w14:paraId="68B9894F">
            <w:pPr>
              <w:pStyle w:val="37"/>
              <w:ind w:firstLine="0" w:firstLineChars="0"/>
              <w:rPr>
                <w:kern w:val="2"/>
                <w:sz w:val="21"/>
                <w:szCs w:val="24"/>
              </w:rPr>
            </w:pPr>
            <w:r>
              <w:rPr>
                <w:rFonts w:hint="eastAsia"/>
                <w:kern w:val="2"/>
                <w:sz w:val="21"/>
                <w:szCs w:val="24"/>
              </w:rPr>
              <w:t>对象存储</w:t>
            </w:r>
          </w:p>
        </w:tc>
        <w:tc>
          <w:tcPr>
            <w:tcW w:w="0" w:type="auto"/>
          </w:tcPr>
          <w:p w14:paraId="03C54075">
            <w:pPr>
              <w:pStyle w:val="37"/>
              <w:ind w:firstLine="0" w:firstLineChars="0"/>
              <w:rPr>
                <w:kern w:val="2"/>
                <w:sz w:val="21"/>
                <w:szCs w:val="24"/>
              </w:rPr>
            </w:pPr>
            <w:r>
              <w:rPr>
                <w:rFonts w:hint="eastAsia"/>
                <w:kern w:val="2"/>
                <w:sz w:val="21"/>
                <w:szCs w:val="24"/>
              </w:rPr>
              <w:t>存储服务器</w:t>
            </w:r>
          </w:p>
        </w:tc>
      </w:tr>
      <w:bookmarkEnd w:id="128"/>
      <w:bookmarkEnd w:id="134"/>
      <w:bookmarkEnd w:id="135"/>
    </w:tbl>
    <w:p w14:paraId="41BF7984">
      <w:bookmarkStart w:id="136" w:name="X471a36acb82bfe2434cdc89d053702f5d30c5ea"/>
      <w:bookmarkStart w:id="137" w:name="Xf9b177dfdef9f0b1a9aa83d9e37e14575f3bed6"/>
      <w:bookmarkStart w:id="138" w:name="Xb12195c0434b01eb3b6059c246150fbc2b644b5"/>
      <w:r>
        <w:rPr>
          <w:rFonts w:hint="eastAsia"/>
        </w:rPr>
        <w:br w:type="page"/>
      </w:r>
    </w:p>
    <w:bookmarkEnd w:id="136"/>
    <w:bookmarkEnd w:id="137"/>
    <w:bookmarkEnd w:id="138"/>
    <w:p w14:paraId="1373418B">
      <w:pPr>
        <w:pStyle w:val="2"/>
        <w:rPr>
          <w:rFonts w:hint="eastAsia"/>
        </w:rPr>
      </w:pPr>
      <w:bookmarkStart w:id="139" w:name="_Toc417553094"/>
      <w:r>
        <w:rPr>
          <w:rFonts w:hint="eastAsia"/>
          <w:lang w:eastAsia="zh-CN"/>
        </w:rPr>
        <w:t>8</w:t>
      </w:r>
      <w:r>
        <w:t>. 用户操作指南</w:t>
      </w:r>
      <w:bookmarkEnd w:id="139"/>
    </w:p>
    <w:p w14:paraId="6D9B39F4">
      <w:pPr>
        <w:pStyle w:val="4"/>
        <w:ind w:firstLine="480"/>
      </w:pPr>
      <w:r>
        <w:t>本章节提供地铁接触网智能化检测系统的用户操作指南，帮助不同角色用户快速掌握系统操作方法。</w:t>
      </w:r>
    </w:p>
    <w:p w14:paraId="17BE80C9">
      <w:pPr>
        <w:pStyle w:val="3"/>
      </w:pPr>
      <w:bookmarkStart w:id="140" w:name="_Toc1985776109"/>
      <w:bookmarkStart w:id="141" w:name="_Toc223512817"/>
      <w:bookmarkStart w:id="142" w:name="_Toc223475301"/>
      <w:bookmarkStart w:id="143" w:name="Xfaa4d15e0e4ca99b2fe184373d92c5c6fed994e"/>
      <w:r>
        <w:rPr>
          <w:rFonts w:hint="eastAsia"/>
          <w:lang w:eastAsia="zh-CN"/>
        </w:rPr>
        <w:t>8</w:t>
      </w:r>
      <w:r>
        <w:t>.1 车载采集软件操作指南</w:t>
      </w:r>
      <w:bookmarkEnd w:id="140"/>
      <w:bookmarkEnd w:id="141"/>
      <w:bookmarkEnd w:id="142"/>
    </w:p>
    <w:p w14:paraId="79CD11D2">
      <w:pPr>
        <w:pStyle w:val="5"/>
      </w:pPr>
      <w:bookmarkStart w:id="144" w:name="X101ab7997cc4aad619ccf521c2af29e371a5578"/>
      <w:r>
        <w:rPr>
          <w:rFonts w:hint="eastAsia"/>
          <w:lang w:eastAsia="zh-CN"/>
        </w:rPr>
        <w:t>8</w:t>
      </w:r>
      <w:r>
        <w:t>.1.1 系统启动与登录</w:t>
      </w:r>
    </w:p>
    <w:p w14:paraId="6DAD9C04">
      <w:pPr>
        <w:pStyle w:val="4"/>
        <w:ind w:firstLine="480"/>
      </w:pPr>
      <w:r>
        <w:t>启动步骤：</w:t>
      </w:r>
    </w:p>
    <w:p w14:paraId="268642E5">
      <w:pPr>
        <w:pStyle w:val="4"/>
        <w:ind w:firstLine="480"/>
      </w:pPr>
      <w:r>
        <w:t>1. 确保工控机已正确连接所有采集设备</w:t>
      </w:r>
    </w:p>
    <w:p w14:paraId="70107A77">
      <w:pPr>
        <w:pStyle w:val="4"/>
        <w:ind w:firstLine="480"/>
      </w:pPr>
      <w:r>
        <w:t>2. 双击桌面"车载采集软件"图标启动程序</w:t>
      </w:r>
    </w:p>
    <w:p w14:paraId="3E60A2A8">
      <w:pPr>
        <w:pStyle w:val="4"/>
        <w:ind w:firstLine="480"/>
      </w:pPr>
      <w:r>
        <w:t>3. 等待系统自检完成（约30秒）</w:t>
      </w:r>
    </w:p>
    <w:p w14:paraId="12A7EDA4">
      <w:pPr>
        <w:pStyle w:val="4"/>
        <w:ind w:firstLine="480"/>
      </w:pPr>
      <w:r>
        <w:t>4. 选择登录方式：</w:t>
      </w:r>
    </w:p>
    <w:p w14:paraId="497662A0">
      <w:pPr>
        <w:pStyle w:val="4"/>
        <w:ind w:firstLine="480"/>
      </w:pPr>
      <w:r>
        <w:t>- 管理员：输入账号密码</w:t>
      </w:r>
    </w:p>
    <w:p w14:paraId="213644F5">
      <w:pPr>
        <w:pStyle w:val="4"/>
        <w:ind w:firstLine="480"/>
      </w:pPr>
      <w:r>
        <w:t>- 普通用户：点击"快速登录"</w:t>
      </w:r>
    </w:p>
    <w:p w14:paraId="2D5C9963">
      <w:pPr>
        <w:pStyle w:val="4"/>
        <w:ind w:firstLine="480"/>
      </w:pPr>
      <w:r>
        <w:t>5. 进入系统主界面</w:t>
      </w:r>
    </w:p>
    <w:bookmarkEnd w:id="144"/>
    <w:p w14:paraId="1BC72859">
      <w:pPr>
        <w:pStyle w:val="5"/>
      </w:pPr>
      <w:bookmarkStart w:id="145" w:name="X5527c0446ae244c0eb807e303cfbc9128af1aea"/>
      <w:r>
        <w:rPr>
          <w:rFonts w:hint="eastAsia"/>
          <w:lang w:eastAsia="zh-CN"/>
        </w:rPr>
        <w:t>8</w:t>
      </w:r>
      <w:r>
        <w:t>.1.2 创建检测任务</w:t>
      </w:r>
    </w:p>
    <w:p w14:paraId="2DA10C3A">
      <w:pPr>
        <w:pStyle w:val="4"/>
        <w:ind w:firstLine="480"/>
      </w:pPr>
      <w:r>
        <w:t>操作流程：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85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85BE52B">
            <w:pPr>
              <w:pStyle w:val="4"/>
              <w:widowControl w:val="0"/>
              <w:jc w:val="center"/>
              <w:rPr>
                <w:kern w:val="2"/>
                <w:sz w:val="21"/>
                <w:szCs w:val="24"/>
              </w:rPr>
            </w:pPr>
            <w:r>
              <w:rPr>
                <w:rFonts w:hint="eastAsia"/>
                <w:kern w:val="2"/>
                <w:sz w:val="21"/>
                <w:szCs w:val="24"/>
              </w:rPr>
              <w:t>创建检测任务流程</w:t>
            </w:r>
          </w:p>
        </w:tc>
      </w:tr>
      <w:tr w14:paraId="68B3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973AFB6">
            <w:pPr>
              <w:pStyle w:val="4"/>
              <w:widowControl w:val="0"/>
              <w:jc w:val="both"/>
              <w:rPr>
                <w:kern w:val="2"/>
                <w:sz w:val="21"/>
                <w:szCs w:val="24"/>
              </w:rPr>
            </w:pPr>
            <w:r>
              <w:rPr>
                <w:rFonts w:hint="eastAsia"/>
                <w:kern w:val="2"/>
                <w:sz w:val="21"/>
                <w:szCs w:val="24"/>
              </w:rPr>
              <w:t>步骤1：点击"新建任务"</w:t>
            </w:r>
          </w:p>
          <w:p w14:paraId="42973168">
            <w:pPr>
              <w:pStyle w:val="4"/>
              <w:widowControl w:val="0"/>
              <w:jc w:val="both"/>
              <w:rPr>
                <w:kern w:val="2"/>
                <w:sz w:val="21"/>
                <w:szCs w:val="24"/>
              </w:rPr>
            </w:pPr>
            <w:r>
              <w:rPr>
                <w:rFonts w:hint="eastAsia"/>
                <w:kern w:val="2"/>
                <w:sz w:val="21"/>
                <w:szCs w:val="24"/>
              </w:rPr>
              <w:t>↓</w:t>
            </w:r>
          </w:p>
          <w:p w14:paraId="72F9351F">
            <w:pPr>
              <w:pStyle w:val="4"/>
              <w:widowControl w:val="0"/>
              <w:jc w:val="both"/>
              <w:rPr>
                <w:kern w:val="2"/>
                <w:sz w:val="21"/>
                <w:szCs w:val="24"/>
              </w:rPr>
            </w:pPr>
            <w:r>
              <w:rPr>
                <w:rFonts w:hint="eastAsia"/>
                <w:kern w:val="2"/>
                <w:sz w:val="21"/>
                <w:szCs w:val="24"/>
              </w:rPr>
              <w:t>步骤2：填写任务信息</w:t>
            </w:r>
          </w:p>
          <w:p w14:paraId="3770D020">
            <w:pPr>
              <w:pStyle w:val="4"/>
              <w:widowControl w:val="0"/>
              <w:jc w:val="both"/>
              <w:rPr>
                <w:kern w:val="2"/>
                <w:sz w:val="21"/>
                <w:szCs w:val="24"/>
              </w:rPr>
            </w:pPr>
            <w:r>
              <w:rPr>
                <w:rFonts w:hint="eastAsia"/>
                <w:kern w:val="2"/>
                <w:sz w:val="21"/>
                <w:szCs w:val="24"/>
              </w:rPr>
              <w:t>• 检测日期（自动填充当前日期，可修改）</w:t>
            </w:r>
          </w:p>
          <w:p w14:paraId="5A954695">
            <w:pPr>
              <w:pStyle w:val="4"/>
              <w:widowControl w:val="0"/>
              <w:jc w:val="both"/>
              <w:rPr>
                <w:kern w:val="2"/>
                <w:sz w:val="21"/>
                <w:szCs w:val="24"/>
              </w:rPr>
            </w:pPr>
            <w:r>
              <w:rPr>
                <w:rFonts w:hint="eastAsia"/>
                <w:kern w:val="2"/>
                <w:sz w:val="21"/>
                <w:szCs w:val="24"/>
              </w:rPr>
              <w:t>• 选择线路（下拉选择）</w:t>
            </w:r>
          </w:p>
          <w:p w14:paraId="10FF82D5">
            <w:pPr>
              <w:pStyle w:val="4"/>
              <w:widowControl w:val="0"/>
              <w:jc w:val="both"/>
              <w:rPr>
                <w:kern w:val="2"/>
                <w:sz w:val="21"/>
                <w:szCs w:val="24"/>
              </w:rPr>
            </w:pPr>
            <w:r>
              <w:rPr>
                <w:rFonts w:hint="eastAsia"/>
                <w:kern w:val="2"/>
                <w:sz w:val="21"/>
                <w:szCs w:val="24"/>
              </w:rPr>
              <w:t>• 选择行别（上行/下行）</w:t>
            </w:r>
          </w:p>
          <w:p w14:paraId="78DDE808">
            <w:pPr>
              <w:pStyle w:val="4"/>
              <w:widowControl w:val="0"/>
              <w:jc w:val="both"/>
              <w:rPr>
                <w:kern w:val="2"/>
                <w:sz w:val="21"/>
                <w:szCs w:val="24"/>
              </w:rPr>
            </w:pPr>
            <w:r>
              <w:rPr>
                <w:rFonts w:hint="eastAsia"/>
                <w:kern w:val="2"/>
                <w:sz w:val="21"/>
                <w:szCs w:val="24"/>
              </w:rPr>
              <w:t>• 选择起始站和结束站</w:t>
            </w:r>
          </w:p>
          <w:p w14:paraId="5EFE7C5C">
            <w:pPr>
              <w:pStyle w:val="4"/>
              <w:widowControl w:val="0"/>
              <w:jc w:val="both"/>
              <w:rPr>
                <w:kern w:val="2"/>
                <w:sz w:val="21"/>
                <w:szCs w:val="24"/>
              </w:rPr>
            </w:pPr>
            <w:r>
              <w:rPr>
                <w:rFonts w:hint="eastAsia"/>
                <w:kern w:val="2"/>
                <w:sz w:val="21"/>
                <w:szCs w:val="24"/>
              </w:rPr>
              <w:t>↓</w:t>
            </w:r>
          </w:p>
          <w:p w14:paraId="0B03884B">
            <w:pPr>
              <w:pStyle w:val="4"/>
              <w:widowControl w:val="0"/>
              <w:jc w:val="both"/>
              <w:rPr>
                <w:kern w:val="2"/>
                <w:sz w:val="21"/>
                <w:szCs w:val="24"/>
              </w:rPr>
            </w:pPr>
            <w:r>
              <w:rPr>
                <w:rFonts w:hint="eastAsia"/>
                <w:kern w:val="2"/>
                <w:sz w:val="21"/>
                <w:szCs w:val="24"/>
              </w:rPr>
              <w:t>步骤3：配置采集参数</w:t>
            </w:r>
          </w:p>
          <w:p w14:paraId="0415261D">
            <w:pPr>
              <w:pStyle w:val="4"/>
              <w:widowControl w:val="0"/>
              <w:jc w:val="both"/>
              <w:rPr>
                <w:kern w:val="2"/>
                <w:sz w:val="21"/>
                <w:szCs w:val="24"/>
              </w:rPr>
            </w:pPr>
            <w:r>
              <w:rPr>
                <w:rFonts w:hint="eastAsia"/>
                <w:kern w:val="2"/>
                <w:sz w:val="21"/>
                <w:szCs w:val="24"/>
              </w:rPr>
              <w:t>• 设置数据存储路径</w:t>
            </w:r>
          </w:p>
          <w:p w14:paraId="5B220672">
            <w:pPr>
              <w:pStyle w:val="4"/>
              <w:widowControl w:val="0"/>
              <w:jc w:val="both"/>
              <w:rPr>
                <w:kern w:val="2"/>
                <w:sz w:val="21"/>
                <w:szCs w:val="24"/>
              </w:rPr>
            </w:pPr>
            <w:r>
              <w:rPr>
                <w:rFonts w:hint="eastAsia"/>
                <w:kern w:val="2"/>
                <w:sz w:val="21"/>
                <w:szCs w:val="24"/>
              </w:rPr>
              <w:t>• 配置相机参数（可使用默认值）</w:t>
            </w:r>
          </w:p>
          <w:p w14:paraId="2E185F2F">
            <w:pPr>
              <w:pStyle w:val="4"/>
              <w:widowControl w:val="0"/>
              <w:jc w:val="both"/>
              <w:rPr>
                <w:kern w:val="2"/>
                <w:sz w:val="21"/>
                <w:szCs w:val="24"/>
              </w:rPr>
            </w:pPr>
            <w:r>
              <w:rPr>
                <w:rFonts w:hint="eastAsia"/>
                <w:kern w:val="2"/>
                <w:sz w:val="21"/>
                <w:szCs w:val="24"/>
              </w:rPr>
              <w:t>↓</w:t>
            </w:r>
          </w:p>
          <w:p w14:paraId="03DEDB58">
            <w:pPr>
              <w:pStyle w:val="4"/>
              <w:widowControl w:val="0"/>
              <w:jc w:val="both"/>
              <w:rPr>
                <w:kern w:val="2"/>
                <w:sz w:val="21"/>
                <w:szCs w:val="24"/>
              </w:rPr>
            </w:pPr>
            <w:r>
              <w:rPr>
                <w:rFonts w:hint="eastAsia"/>
                <w:kern w:val="2"/>
                <w:sz w:val="21"/>
                <w:szCs w:val="24"/>
              </w:rPr>
              <w:t>步骤4：点击"保存"创建任务</w:t>
            </w:r>
          </w:p>
          <w:p w14:paraId="4AC0D8DB">
            <w:pPr>
              <w:pStyle w:val="4"/>
              <w:widowControl w:val="0"/>
              <w:jc w:val="both"/>
              <w:rPr>
                <w:kern w:val="2"/>
                <w:sz w:val="21"/>
                <w:szCs w:val="24"/>
              </w:rPr>
            </w:pPr>
            <w:r>
              <w:rPr>
                <w:rFonts w:hint="eastAsia"/>
                <w:kern w:val="2"/>
                <w:sz w:val="21"/>
                <w:szCs w:val="24"/>
              </w:rPr>
              <w:t>↓</w:t>
            </w:r>
          </w:p>
          <w:p w14:paraId="6F9A7B9E">
            <w:pPr>
              <w:pStyle w:val="4"/>
              <w:widowControl w:val="0"/>
              <w:jc w:val="both"/>
              <w:rPr>
                <w:kern w:val="2"/>
                <w:sz w:val="21"/>
                <w:szCs w:val="24"/>
              </w:rPr>
            </w:pPr>
            <w:r>
              <w:rPr>
                <w:rFonts w:hint="eastAsia"/>
                <w:kern w:val="2"/>
                <w:sz w:val="21"/>
                <w:szCs w:val="24"/>
              </w:rPr>
              <w:t xml:space="preserve">步骤5：任务出现在任务列表中  </w:t>
            </w:r>
          </w:p>
        </w:tc>
      </w:tr>
      <w:bookmarkEnd w:id="145"/>
    </w:tbl>
    <w:p w14:paraId="76EE6530">
      <w:pPr>
        <w:pStyle w:val="5"/>
      </w:pPr>
      <w:bookmarkStart w:id="146" w:name="Xa88bcac58dc6b1c8fabb65d39b960233db5da6a"/>
      <w:r>
        <w:rPr>
          <w:rFonts w:hint="eastAsia"/>
          <w:lang w:eastAsia="zh-CN"/>
        </w:rPr>
        <w:t>8</w:t>
      </w:r>
      <w:r>
        <w:t>.1.3 执行数据采集</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698"/>
        <w:gridCol w:w="1896"/>
      </w:tblGrid>
      <w:tr w14:paraId="379E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35965C87">
            <w:pPr>
              <w:pStyle w:val="37"/>
              <w:ind w:firstLine="0" w:firstLineChars="0"/>
              <w:rPr>
                <w:kern w:val="2"/>
                <w:sz w:val="21"/>
                <w:szCs w:val="24"/>
              </w:rPr>
            </w:pPr>
            <w:r>
              <w:rPr>
                <w:rFonts w:hint="eastAsia"/>
                <w:kern w:val="2"/>
                <w:sz w:val="21"/>
                <w:szCs w:val="24"/>
              </w:rPr>
              <w:t>步骤</w:t>
            </w:r>
          </w:p>
        </w:tc>
        <w:tc>
          <w:tcPr>
            <w:tcW w:w="0" w:type="auto"/>
            <w:tcBorders>
              <w:top w:val="nil"/>
              <w:bottom w:val="nil"/>
              <w:right w:val="nil"/>
              <w:insideV w:val="nil"/>
              <w:tl2br w:val="nil"/>
              <w:tr2bl w:val="nil"/>
            </w:tcBorders>
            <w:vAlign w:val="bottom"/>
          </w:tcPr>
          <w:p w14:paraId="29CBFC95">
            <w:pPr>
              <w:pStyle w:val="37"/>
              <w:ind w:firstLine="0" w:firstLineChars="0"/>
              <w:rPr>
                <w:kern w:val="2"/>
                <w:sz w:val="21"/>
                <w:szCs w:val="24"/>
              </w:rPr>
            </w:pPr>
            <w:r>
              <w:rPr>
                <w:rFonts w:hint="eastAsia"/>
                <w:kern w:val="2"/>
                <w:sz w:val="21"/>
                <w:szCs w:val="24"/>
              </w:rPr>
              <w:t>操作说明</w:t>
            </w:r>
          </w:p>
        </w:tc>
        <w:tc>
          <w:tcPr>
            <w:tcW w:w="0" w:type="auto"/>
            <w:tcBorders>
              <w:top w:val="nil"/>
              <w:bottom w:val="nil"/>
              <w:right w:val="nil"/>
              <w:insideV w:val="nil"/>
              <w:tl2br w:val="nil"/>
              <w:tr2bl w:val="nil"/>
            </w:tcBorders>
            <w:vAlign w:val="bottom"/>
          </w:tcPr>
          <w:p w14:paraId="4569B451">
            <w:pPr>
              <w:pStyle w:val="37"/>
              <w:ind w:firstLine="0" w:firstLineChars="0"/>
              <w:rPr>
                <w:kern w:val="2"/>
                <w:sz w:val="21"/>
                <w:szCs w:val="24"/>
              </w:rPr>
            </w:pPr>
            <w:r>
              <w:rPr>
                <w:rFonts w:hint="eastAsia"/>
                <w:kern w:val="2"/>
                <w:sz w:val="21"/>
                <w:szCs w:val="24"/>
              </w:rPr>
              <w:t>注意事项</w:t>
            </w:r>
          </w:p>
        </w:tc>
      </w:tr>
      <w:tr w14:paraId="56A9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821A48">
            <w:pPr>
              <w:pStyle w:val="37"/>
              <w:ind w:firstLine="0" w:firstLineChars="0"/>
              <w:rPr>
                <w:kern w:val="2"/>
                <w:sz w:val="21"/>
                <w:szCs w:val="24"/>
              </w:rPr>
            </w:pPr>
            <w:r>
              <w:rPr>
                <w:rFonts w:hint="eastAsia"/>
                <w:kern w:val="2"/>
                <w:sz w:val="21"/>
                <w:szCs w:val="24"/>
              </w:rPr>
              <w:t>1</w:t>
            </w:r>
          </w:p>
        </w:tc>
        <w:tc>
          <w:tcPr>
            <w:tcW w:w="0" w:type="auto"/>
          </w:tcPr>
          <w:p w14:paraId="7E696A6E">
            <w:pPr>
              <w:pStyle w:val="37"/>
              <w:ind w:firstLine="0" w:firstLineChars="0"/>
              <w:rPr>
                <w:kern w:val="2"/>
                <w:sz w:val="21"/>
                <w:szCs w:val="24"/>
              </w:rPr>
            </w:pPr>
            <w:r>
              <w:rPr>
                <w:rFonts w:hint="eastAsia"/>
                <w:kern w:val="2"/>
                <w:sz w:val="21"/>
                <w:szCs w:val="24"/>
              </w:rPr>
              <w:t>选择待执行的任务</w:t>
            </w:r>
          </w:p>
        </w:tc>
        <w:tc>
          <w:tcPr>
            <w:tcW w:w="0" w:type="auto"/>
          </w:tcPr>
          <w:p w14:paraId="32D568AC">
            <w:pPr>
              <w:pStyle w:val="37"/>
              <w:ind w:firstLine="0" w:firstLineChars="0"/>
              <w:rPr>
                <w:kern w:val="2"/>
                <w:sz w:val="21"/>
                <w:szCs w:val="24"/>
              </w:rPr>
            </w:pPr>
            <w:r>
              <w:rPr>
                <w:rFonts w:hint="eastAsia"/>
                <w:kern w:val="2"/>
                <w:sz w:val="21"/>
                <w:szCs w:val="24"/>
              </w:rPr>
              <w:t>确认任务信息无误</w:t>
            </w:r>
          </w:p>
        </w:tc>
      </w:tr>
      <w:tr w14:paraId="7B66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74AEAC">
            <w:pPr>
              <w:pStyle w:val="37"/>
              <w:ind w:firstLine="0" w:firstLineChars="0"/>
              <w:rPr>
                <w:kern w:val="2"/>
                <w:sz w:val="21"/>
                <w:szCs w:val="24"/>
              </w:rPr>
            </w:pPr>
            <w:r>
              <w:rPr>
                <w:rFonts w:hint="eastAsia"/>
                <w:kern w:val="2"/>
                <w:sz w:val="21"/>
                <w:szCs w:val="24"/>
              </w:rPr>
              <w:t>2</w:t>
            </w:r>
          </w:p>
        </w:tc>
        <w:tc>
          <w:tcPr>
            <w:tcW w:w="0" w:type="auto"/>
          </w:tcPr>
          <w:p w14:paraId="289F66CE">
            <w:pPr>
              <w:pStyle w:val="37"/>
              <w:ind w:firstLine="0" w:firstLineChars="0"/>
              <w:rPr>
                <w:kern w:val="2"/>
                <w:sz w:val="21"/>
                <w:szCs w:val="24"/>
              </w:rPr>
            </w:pPr>
            <w:r>
              <w:rPr>
                <w:rFonts w:hint="eastAsia"/>
                <w:kern w:val="2"/>
                <w:sz w:val="21"/>
                <w:szCs w:val="24"/>
              </w:rPr>
              <w:t>点击"定位校正"按钮</w:t>
            </w:r>
          </w:p>
        </w:tc>
        <w:tc>
          <w:tcPr>
            <w:tcW w:w="0" w:type="auto"/>
          </w:tcPr>
          <w:p w14:paraId="74D7F54B">
            <w:pPr>
              <w:pStyle w:val="37"/>
              <w:ind w:firstLine="0" w:firstLineChars="0"/>
              <w:rPr>
                <w:kern w:val="2"/>
                <w:sz w:val="21"/>
                <w:szCs w:val="24"/>
              </w:rPr>
            </w:pPr>
            <w:r>
              <w:rPr>
                <w:rFonts w:hint="eastAsia"/>
                <w:kern w:val="2"/>
                <w:sz w:val="21"/>
                <w:szCs w:val="24"/>
              </w:rPr>
              <w:t>等待校正完成</w:t>
            </w:r>
          </w:p>
        </w:tc>
      </w:tr>
      <w:tr w14:paraId="2F15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753DF1">
            <w:pPr>
              <w:pStyle w:val="37"/>
              <w:ind w:firstLine="0" w:firstLineChars="0"/>
              <w:rPr>
                <w:kern w:val="2"/>
                <w:sz w:val="21"/>
                <w:szCs w:val="24"/>
              </w:rPr>
            </w:pPr>
            <w:r>
              <w:rPr>
                <w:rFonts w:hint="eastAsia"/>
                <w:kern w:val="2"/>
                <w:sz w:val="21"/>
                <w:szCs w:val="24"/>
              </w:rPr>
              <w:t>3</w:t>
            </w:r>
          </w:p>
        </w:tc>
        <w:tc>
          <w:tcPr>
            <w:tcW w:w="0" w:type="auto"/>
          </w:tcPr>
          <w:p w14:paraId="26A438AE">
            <w:pPr>
              <w:pStyle w:val="37"/>
              <w:ind w:firstLine="0" w:firstLineChars="0"/>
              <w:rPr>
                <w:kern w:val="2"/>
                <w:sz w:val="21"/>
                <w:szCs w:val="24"/>
              </w:rPr>
            </w:pPr>
            <w:r>
              <w:rPr>
                <w:rFonts w:hint="eastAsia"/>
                <w:kern w:val="2"/>
                <w:sz w:val="21"/>
                <w:szCs w:val="24"/>
              </w:rPr>
              <w:t>点击"开始采集"按钮</w:t>
            </w:r>
          </w:p>
        </w:tc>
        <w:tc>
          <w:tcPr>
            <w:tcW w:w="0" w:type="auto"/>
          </w:tcPr>
          <w:p w14:paraId="56326D9C">
            <w:pPr>
              <w:pStyle w:val="37"/>
              <w:ind w:firstLine="0" w:firstLineChars="0"/>
              <w:rPr>
                <w:kern w:val="2"/>
                <w:sz w:val="21"/>
                <w:szCs w:val="24"/>
              </w:rPr>
            </w:pPr>
            <w:r>
              <w:rPr>
                <w:rFonts w:hint="eastAsia"/>
                <w:kern w:val="2"/>
                <w:sz w:val="21"/>
                <w:szCs w:val="24"/>
              </w:rPr>
              <w:t>确认设备状态正常</w:t>
            </w:r>
          </w:p>
        </w:tc>
      </w:tr>
      <w:tr w14:paraId="4EE7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40F9F6">
            <w:pPr>
              <w:pStyle w:val="37"/>
              <w:ind w:firstLine="0" w:firstLineChars="0"/>
              <w:rPr>
                <w:kern w:val="2"/>
                <w:sz w:val="21"/>
                <w:szCs w:val="24"/>
              </w:rPr>
            </w:pPr>
            <w:r>
              <w:rPr>
                <w:rFonts w:hint="eastAsia"/>
                <w:kern w:val="2"/>
                <w:sz w:val="21"/>
                <w:szCs w:val="24"/>
              </w:rPr>
              <w:t>4</w:t>
            </w:r>
          </w:p>
        </w:tc>
        <w:tc>
          <w:tcPr>
            <w:tcW w:w="0" w:type="auto"/>
          </w:tcPr>
          <w:p w14:paraId="0C517098">
            <w:pPr>
              <w:pStyle w:val="37"/>
              <w:ind w:firstLine="0" w:firstLineChars="0"/>
              <w:rPr>
                <w:kern w:val="2"/>
                <w:sz w:val="21"/>
                <w:szCs w:val="24"/>
              </w:rPr>
            </w:pPr>
            <w:r>
              <w:rPr>
                <w:rFonts w:hint="eastAsia"/>
                <w:kern w:val="2"/>
                <w:sz w:val="21"/>
                <w:szCs w:val="24"/>
              </w:rPr>
              <w:t>监控采集状态和进度</w:t>
            </w:r>
          </w:p>
        </w:tc>
        <w:tc>
          <w:tcPr>
            <w:tcW w:w="0" w:type="auto"/>
          </w:tcPr>
          <w:p w14:paraId="22EBCCF1">
            <w:pPr>
              <w:pStyle w:val="37"/>
              <w:ind w:firstLine="0" w:firstLineChars="0"/>
              <w:rPr>
                <w:kern w:val="2"/>
                <w:sz w:val="21"/>
                <w:szCs w:val="24"/>
              </w:rPr>
            </w:pPr>
            <w:r>
              <w:rPr>
                <w:rFonts w:hint="eastAsia"/>
                <w:kern w:val="2"/>
                <w:sz w:val="21"/>
                <w:szCs w:val="24"/>
              </w:rPr>
              <w:t>关注异常告警</w:t>
            </w:r>
          </w:p>
        </w:tc>
      </w:tr>
      <w:tr w14:paraId="6589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75696C">
            <w:pPr>
              <w:pStyle w:val="37"/>
              <w:ind w:firstLine="0" w:firstLineChars="0"/>
              <w:rPr>
                <w:kern w:val="2"/>
                <w:sz w:val="21"/>
                <w:szCs w:val="24"/>
              </w:rPr>
            </w:pPr>
            <w:r>
              <w:rPr>
                <w:rFonts w:hint="eastAsia"/>
                <w:kern w:val="2"/>
                <w:sz w:val="21"/>
                <w:szCs w:val="24"/>
              </w:rPr>
              <w:t>5</w:t>
            </w:r>
          </w:p>
        </w:tc>
        <w:tc>
          <w:tcPr>
            <w:tcW w:w="0" w:type="auto"/>
          </w:tcPr>
          <w:p w14:paraId="78B641F3">
            <w:pPr>
              <w:pStyle w:val="37"/>
              <w:ind w:firstLine="0" w:firstLineChars="0"/>
              <w:rPr>
                <w:kern w:val="2"/>
                <w:sz w:val="21"/>
                <w:szCs w:val="24"/>
              </w:rPr>
            </w:pPr>
            <w:r>
              <w:rPr>
                <w:rFonts w:hint="eastAsia"/>
                <w:kern w:val="2"/>
                <w:sz w:val="21"/>
                <w:szCs w:val="24"/>
              </w:rPr>
              <w:t>采集完成后点击"结束采集"</w:t>
            </w:r>
          </w:p>
        </w:tc>
        <w:tc>
          <w:tcPr>
            <w:tcW w:w="0" w:type="auto"/>
          </w:tcPr>
          <w:p w14:paraId="10AC6992">
            <w:pPr>
              <w:pStyle w:val="37"/>
              <w:ind w:firstLine="0" w:firstLineChars="0"/>
              <w:rPr>
                <w:kern w:val="2"/>
                <w:sz w:val="21"/>
                <w:szCs w:val="24"/>
              </w:rPr>
            </w:pPr>
            <w:r>
              <w:rPr>
                <w:rFonts w:hint="eastAsia"/>
                <w:kern w:val="2"/>
                <w:sz w:val="21"/>
                <w:szCs w:val="24"/>
              </w:rPr>
              <w:t>等待数据保存完成</w:t>
            </w:r>
          </w:p>
        </w:tc>
      </w:tr>
      <w:bookmarkEnd w:id="146"/>
    </w:tbl>
    <w:p w14:paraId="08A745E4">
      <w:pPr>
        <w:pStyle w:val="5"/>
      </w:pPr>
      <w:bookmarkStart w:id="147" w:name="Xa9926716e6af44df3030046e3ba9bc0d157e618"/>
      <w:r>
        <w:rPr>
          <w:rFonts w:hint="eastAsia"/>
          <w:lang w:eastAsia="zh-CN"/>
        </w:rPr>
        <w:t>8</w:t>
      </w:r>
      <w:r>
        <w:t>.1.4 常用快捷操作</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476"/>
      </w:tblGrid>
      <w:tr w14:paraId="57C8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40E11C6A">
            <w:pPr>
              <w:pStyle w:val="37"/>
              <w:ind w:firstLine="0" w:firstLineChars="0"/>
              <w:rPr>
                <w:kern w:val="2"/>
                <w:sz w:val="21"/>
                <w:szCs w:val="24"/>
              </w:rPr>
            </w:pPr>
            <w:r>
              <w:rPr>
                <w:rFonts w:hint="eastAsia"/>
                <w:kern w:val="2"/>
                <w:sz w:val="21"/>
                <w:szCs w:val="24"/>
              </w:rPr>
              <w:t>快捷键</w:t>
            </w:r>
          </w:p>
        </w:tc>
        <w:tc>
          <w:tcPr>
            <w:tcW w:w="0" w:type="auto"/>
            <w:tcBorders>
              <w:top w:val="nil"/>
              <w:bottom w:val="nil"/>
              <w:right w:val="nil"/>
              <w:insideV w:val="nil"/>
              <w:tl2br w:val="nil"/>
              <w:tr2bl w:val="nil"/>
            </w:tcBorders>
            <w:vAlign w:val="bottom"/>
          </w:tcPr>
          <w:p w14:paraId="78B14AE9">
            <w:pPr>
              <w:pStyle w:val="37"/>
              <w:ind w:firstLine="0" w:firstLineChars="0"/>
              <w:rPr>
                <w:kern w:val="2"/>
                <w:sz w:val="21"/>
                <w:szCs w:val="24"/>
              </w:rPr>
            </w:pPr>
            <w:r>
              <w:rPr>
                <w:rFonts w:hint="eastAsia"/>
                <w:kern w:val="2"/>
                <w:sz w:val="21"/>
                <w:szCs w:val="24"/>
              </w:rPr>
              <w:t>功能</w:t>
            </w:r>
          </w:p>
        </w:tc>
      </w:tr>
      <w:tr w14:paraId="3A6A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2B04C3">
            <w:pPr>
              <w:pStyle w:val="37"/>
              <w:rPr>
                <w:kern w:val="2"/>
                <w:sz w:val="21"/>
                <w:szCs w:val="24"/>
              </w:rPr>
            </w:pPr>
            <w:r>
              <w:rPr>
                <w:rFonts w:hint="eastAsia"/>
                <w:kern w:val="2"/>
                <w:sz w:val="21"/>
                <w:szCs w:val="24"/>
              </w:rPr>
              <w:t>F1</w:t>
            </w:r>
          </w:p>
        </w:tc>
        <w:tc>
          <w:tcPr>
            <w:tcW w:w="0" w:type="auto"/>
          </w:tcPr>
          <w:p w14:paraId="6A4C443C">
            <w:pPr>
              <w:pStyle w:val="37"/>
              <w:ind w:firstLine="0" w:firstLineChars="0"/>
              <w:rPr>
                <w:kern w:val="2"/>
                <w:sz w:val="21"/>
                <w:szCs w:val="24"/>
              </w:rPr>
            </w:pPr>
            <w:r>
              <w:rPr>
                <w:rFonts w:hint="eastAsia"/>
                <w:kern w:val="2"/>
                <w:sz w:val="21"/>
                <w:szCs w:val="24"/>
              </w:rPr>
              <w:t>打开帮助文档</w:t>
            </w:r>
          </w:p>
        </w:tc>
      </w:tr>
      <w:tr w14:paraId="1E3A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EEB8BA">
            <w:pPr>
              <w:pStyle w:val="37"/>
              <w:rPr>
                <w:kern w:val="2"/>
                <w:sz w:val="21"/>
                <w:szCs w:val="24"/>
              </w:rPr>
            </w:pPr>
            <w:r>
              <w:rPr>
                <w:rFonts w:hint="eastAsia"/>
                <w:kern w:val="2"/>
                <w:sz w:val="21"/>
                <w:szCs w:val="24"/>
              </w:rPr>
              <w:t>F5</w:t>
            </w:r>
          </w:p>
        </w:tc>
        <w:tc>
          <w:tcPr>
            <w:tcW w:w="0" w:type="auto"/>
          </w:tcPr>
          <w:p w14:paraId="271537F1">
            <w:pPr>
              <w:pStyle w:val="37"/>
              <w:ind w:firstLine="0" w:firstLineChars="0"/>
              <w:rPr>
                <w:kern w:val="2"/>
                <w:sz w:val="21"/>
                <w:szCs w:val="24"/>
              </w:rPr>
            </w:pPr>
            <w:r>
              <w:rPr>
                <w:rFonts w:hint="eastAsia"/>
                <w:kern w:val="2"/>
                <w:sz w:val="21"/>
                <w:szCs w:val="24"/>
              </w:rPr>
              <w:t>刷新当前页面</w:t>
            </w:r>
          </w:p>
        </w:tc>
      </w:tr>
      <w:tr w14:paraId="2882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8904E3">
            <w:pPr>
              <w:pStyle w:val="37"/>
              <w:rPr>
                <w:kern w:val="2"/>
                <w:sz w:val="21"/>
                <w:szCs w:val="24"/>
              </w:rPr>
            </w:pPr>
            <w:r>
              <w:rPr>
                <w:rFonts w:hint="eastAsia"/>
                <w:kern w:val="2"/>
                <w:sz w:val="21"/>
                <w:szCs w:val="24"/>
              </w:rPr>
              <w:t>Ctrl+N</w:t>
            </w:r>
          </w:p>
        </w:tc>
        <w:tc>
          <w:tcPr>
            <w:tcW w:w="0" w:type="auto"/>
          </w:tcPr>
          <w:p w14:paraId="25677107">
            <w:pPr>
              <w:pStyle w:val="37"/>
              <w:ind w:firstLine="0" w:firstLineChars="0"/>
              <w:rPr>
                <w:kern w:val="2"/>
                <w:sz w:val="21"/>
                <w:szCs w:val="24"/>
              </w:rPr>
            </w:pPr>
            <w:r>
              <w:rPr>
                <w:rFonts w:hint="eastAsia"/>
                <w:kern w:val="2"/>
                <w:sz w:val="21"/>
                <w:szCs w:val="24"/>
              </w:rPr>
              <w:t>新建任务</w:t>
            </w:r>
          </w:p>
        </w:tc>
      </w:tr>
      <w:tr w14:paraId="559A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12F515">
            <w:pPr>
              <w:pStyle w:val="37"/>
              <w:rPr>
                <w:kern w:val="2"/>
                <w:sz w:val="21"/>
                <w:szCs w:val="24"/>
              </w:rPr>
            </w:pPr>
            <w:r>
              <w:rPr>
                <w:rFonts w:hint="eastAsia"/>
                <w:kern w:val="2"/>
                <w:sz w:val="21"/>
                <w:szCs w:val="24"/>
              </w:rPr>
              <w:t>Ctrl+S</w:t>
            </w:r>
          </w:p>
        </w:tc>
        <w:tc>
          <w:tcPr>
            <w:tcW w:w="0" w:type="auto"/>
          </w:tcPr>
          <w:p w14:paraId="2B7DFE8C">
            <w:pPr>
              <w:pStyle w:val="37"/>
              <w:ind w:firstLine="0" w:firstLineChars="0"/>
              <w:rPr>
                <w:kern w:val="2"/>
                <w:sz w:val="21"/>
                <w:szCs w:val="24"/>
              </w:rPr>
            </w:pPr>
            <w:r>
              <w:rPr>
                <w:rFonts w:hint="eastAsia"/>
                <w:kern w:val="2"/>
                <w:sz w:val="21"/>
                <w:szCs w:val="24"/>
              </w:rPr>
              <w:t>保存当前操作</w:t>
            </w:r>
          </w:p>
        </w:tc>
      </w:tr>
      <w:tr w14:paraId="49A8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8311A1">
            <w:pPr>
              <w:pStyle w:val="37"/>
              <w:rPr>
                <w:kern w:val="2"/>
                <w:sz w:val="21"/>
                <w:szCs w:val="24"/>
              </w:rPr>
            </w:pPr>
            <w:r>
              <w:rPr>
                <w:rFonts w:hint="eastAsia"/>
                <w:kern w:val="2"/>
                <w:sz w:val="21"/>
                <w:szCs w:val="24"/>
              </w:rPr>
              <w:t>Esc</w:t>
            </w:r>
          </w:p>
        </w:tc>
        <w:tc>
          <w:tcPr>
            <w:tcW w:w="0" w:type="auto"/>
          </w:tcPr>
          <w:p w14:paraId="7907AA38">
            <w:pPr>
              <w:pStyle w:val="37"/>
              <w:ind w:firstLine="0" w:firstLineChars="0"/>
              <w:rPr>
                <w:kern w:val="2"/>
                <w:sz w:val="21"/>
                <w:szCs w:val="24"/>
              </w:rPr>
            </w:pPr>
            <w:r>
              <w:rPr>
                <w:rFonts w:hint="eastAsia"/>
                <w:kern w:val="2"/>
                <w:sz w:val="21"/>
                <w:szCs w:val="24"/>
              </w:rPr>
              <w:t>取消当前操作</w:t>
            </w:r>
          </w:p>
        </w:tc>
      </w:tr>
      <w:bookmarkEnd w:id="143"/>
      <w:bookmarkEnd w:id="147"/>
    </w:tbl>
    <w:p w14:paraId="0DB2739A">
      <w:pPr>
        <w:pStyle w:val="3"/>
      </w:pPr>
      <w:bookmarkStart w:id="148" w:name="_Toc895705936"/>
      <w:bookmarkStart w:id="149" w:name="_Toc223512818"/>
      <w:bookmarkStart w:id="150" w:name="_Toc223475302"/>
      <w:bookmarkStart w:id="151" w:name="Xd9ba4363168b068e44815ef647a84ffc4009b28"/>
      <w:r>
        <w:rPr>
          <w:rFonts w:hint="eastAsia"/>
          <w:lang w:eastAsia="zh-CN"/>
        </w:rPr>
        <w:t>8</w:t>
      </w:r>
      <w:r>
        <w:t>.2 车载分析软件操作指南</w:t>
      </w:r>
      <w:bookmarkEnd w:id="148"/>
      <w:bookmarkEnd w:id="149"/>
      <w:bookmarkEnd w:id="150"/>
    </w:p>
    <w:p w14:paraId="475B7A49">
      <w:pPr>
        <w:pStyle w:val="5"/>
      </w:pPr>
      <w:bookmarkStart w:id="152" w:name="X8323f3a652dda5cd84ae1a18ae6f55c2637694c"/>
      <w:r>
        <w:rPr>
          <w:rFonts w:hint="eastAsia"/>
          <w:lang w:eastAsia="zh-CN"/>
        </w:rPr>
        <w:t>8</w:t>
      </w:r>
      <w:r>
        <w:t>.2.1 任务分析操作</w:t>
      </w:r>
    </w:p>
    <w:p w14:paraId="161E9262">
      <w:pPr>
        <w:pStyle w:val="4"/>
        <w:ind w:firstLine="480"/>
      </w:pPr>
      <w:r>
        <w:t>启动分析：</w:t>
      </w:r>
    </w:p>
    <w:p w14:paraId="36BEC063">
      <w:pPr>
        <w:pStyle w:val="4"/>
        <w:ind w:firstLine="480"/>
      </w:pPr>
      <w:r>
        <w:t>1. 在首页任务列表中选择待分析任务</w:t>
      </w:r>
    </w:p>
    <w:p w14:paraId="0869B86A">
      <w:pPr>
        <w:pStyle w:val="4"/>
        <w:ind w:firstLine="480"/>
      </w:pPr>
      <w:r>
        <w:t>2. 点击任务卡片右侧"分析"按钮</w:t>
      </w:r>
    </w:p>
    <w:p w14:paraId="5B3E5FF4">
      <w:pPr>
        <w:pStyle w:val="4"/>
        <w:ind w:firstLine="480"/>
      </w:pPr>
      <w:r>
        <w:t>3. 确认分析参数（置信度阈值等）</w:t>
      </w:r>
    </w:p>
    <w:p w14:paraId="26B37DE6">
      <w:pPr>
        <w:pStyle w:val="4"/>
        <w:ind w:firstLine="480"/>
      </w:pPr>
      <w:r>
        <w:t>4. 点击"开始分析"</w:t>
      </w:r>
    </w:p>
    <w:p w14:paraId="0FC9B255">
      <w:pPr>
        <w:pStyle w:val="4"/>
        <w:ind w:firstLine="480"/>
      </w:pPr>
      <w:r>
        <w:t>5. 系统自动加载AI模型并开始处理</w:t>
      </w:r>
    </w:p>
    <w:p w14:paraId="504F609F">
      <w:pPr>
        <w:pStyle w:val="4"/>
        <w:ind w:firstLine="480"/>
      </w:pPr>
      <w:r>
        <w:t>监控分析进度：</w:t>
      </w:r>
    </w:p>
    <w:p w14:paraId="605A7D19">
      <w:pPr>
        <w:pStyle w:val="4"/>
        <w:ind w:firstLine="480"/>
      </w:pPr>
      <w:r>
        <w:t>观察进度条实时更新</w:t>
      </w:r>
    </w:p>
    <w:p w14:paraId="34C10DE3">
      <w:pPr>
        <w:pStyle w:val="4"/>
        <w:ind w:firstLine="480"/>
      </w:pPr>
      <w:r>
        <w:t>查看已处理图像数/总图像数</w:t>
      </w:r>
    </w:p>
    <w:p w14:paraId="5EE2D389">
      <w:pPr>
        <w:pStyle w:val="4"/>
        <w:ind w:firstLine="480"/>
      </w:pPr>
      <w:r>
        <w:t>关注实时发现的缺陷数量</w:t>
      </w:r>
    </w:p>
    <w:p w14:paraId="2B00A4B2">
      <w:pPr>
        <w:pStyle w:val="4"/>
        <w:ind w:firstLine="480"/>
      </w:pPr>
      <w:r>
        <w:t>必要时可点击"暂停"或"取消"</w:t>
      </w:r>
    </w:p>
    <w:bookmarkEnd w:id="152"/>
    <w:p w14:paraId="6A7F2F53">
      <w:pPr>
        <w:pStyle w:val="5"/>
      </w:pPr>
      <w:bookmarkStart w:id="153" w:name="X4cb846ba07d95b614eec1c2c6bce76862c4cb63"/>
      <w:r>
        <w:rPr>
          <w:rFonts w:hint="eastAsia"/>
          <w:lang w:eastAsia="zh-CN"/>
        </w:rPr>
        <w:t>8</w:t>
      </w:r>
      <w:r>
        <w:t>.2.2 缺陷查看与标记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2068"/>
        <w:gridCol w:w="2106"/>
      </w:tblGrid>
      <w:tr w14:paraId="5814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1B0F8DDC">
            <w:pPr>
              <w:pStyle w:val="37"/>
              <w:ind w:firstLine="0" w:firstLineChars="0"/>
              <w:rPr>
                <w:kern w:val="2"/>
                <w:sz w:val="21"/>
                <w:szCs w:val="24"/>
              </w:rPr>
            </w:pPr>
            <w:r>
              <w:rPr>
                <w:rFonts w:hint="eastAsia"/>
                <w:kern w:val="2"/>
                <w:sz w:val="21"/>
                <w:szCs w:val="24"/>
              </w:rPr>
              <w:t>操作</w:t>
            </w:r>
          </w:p>
        </w:tc>
        <w:tc>
          <w:tcPr>
            <w:tcW w:w="0" w:type="auto"/>
            <w:tcBorders>
              <w:top w:val="nil"/>
              <w:bottom w:val="nil"/>
              <w:right w:val="nil"/>
              <w:insideV w:val="nil"/>
              <w:tl2br w:val="nil"/>
              <w:tr2bl w:val="nil"/>
            </w:tcBorders>
            <w:vAlign w:val="bottom"/>
          </w:tcPr>
          <w:p w14:paraId="3F0F3CE2">
            <w:pPr>
              <w:pStyle w:val="37"/>
              <w:ind w:firstLine="0" w:firstLineChars="0"/>
              <w:rPr>
                <w:kern w:val="2"/>
                <w:sz w:val="21"/>
                <w:szCs w:val="24"/>
              </w:rPr>
            </w:pPr>
            <w:r>
              <w:rPr>
                <w:rFonts w:hint="eastAsia"/>
                <w:kern w:val="2"/>
                <w:sz w:val="21"/>
                <w:szCs w:val="24"/>
              </w:rPr>
              <w:t>方法</w:t>
            </w:r>
          </w:p>
        </w:tc>
        <w:tc>
          <w:tcPr>
            <w:tcW w:w="0" w:type="auto"/>
            <w:tcBorders>
              <w:top w:val="nil"/>
              <w:bottom w:val="nil"/>
              <w:right w:val="nil"/>
              <w:insideV w:val="nil"/>
              <w:tl2br w:val="nil"/>
              <w:tr2bl w:val="nil"/>
            </w:tcBorders>
            <w:vAlign w:val="bottom"/>
          </w:tcPr>
          <w:p w14:paraId="6F1BD812">
            <w:pPr>
              <w:pStyle w:val="37"/>
              <w:ind w:firstLine="0" w:firstLineChars="0"/>
              <w:rPr>
                <w:kern w:val="2"/>
                <w:sz w:val="21"/>
                <w:szCs w:val="24"/>
              </w:rPr>
            </w:pPr>
            <w:r>
              <w:rPr>
                <w:rFonts w:hint="eastAsia"/>
                <w:kern w:val="2"/>
                <w:sz w:val="21"/>
                <w:szCs w:val="24"/>
              </w:rPr>
              <w:t>说明</w:t>
            </w:r>
          </w:p>
        </w:tc>
      </w:tr>
      <w:tr w14:paraId="3222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BF2A1">
            <w:pPr>
              <w:pStyle w:val="37"/>
              <w:ind w:firstLine="0" w:firstLineChars="0"/>
              <w:rPr>
                <w:kern w:val="2"/>
                <w:sz w:val="21"/>
                <w:szCs w:val="24"/>
              </w:rPr>
            </w:pPr>
            <w:r>
              <w:rPr>
                <w:rFonts w:hint="eastAsia"/>
                <w:kern w:val="2"/>
                <w:sz w:val="21"/>
                <w:szCs w:val="24"/>
              </w:rPr>
              <w:t>查看缺陷列表</w:t>
            </w:r>
          </w:p>
        </w:tc>
        <w:tc>
          <w:tcPr>
            <w:tcW w:w="0" w:type="auto"/>
          </w:tcPr>
          <w:p w14:paraId="2DF5F418">
            <w:pPr>
              <w:pStyle w:val="37"/>
              <w:ind w:firstLine="0" w:firstLineChars="0"/>
              <w:rPr>
                <w:kern w:val="2"/>
                <w:sz w:val="21"/>
                <w:szCs w:val="24"/>
              </w:rPr>
            </w:pPr>
            <w:r>
              <w:rPr>
                <w:rFonts w:hint="eastAsia"/>
                <w:kern w:val="2"/>
                <w:sz w:val="21"/>
                <w:szCs w:val="24"/>
              </w:rPr>
              <w:t>点击"缺陷管理"菜单</w:t>
            </w:r>
          </w:p>
        </w:tc>
        <w:tc>
          <w:tcPr>
            <w:tcW w:w="0" w:type="auto"/>
          </w:tcPr>
          <w:p w14:paraId="1B10FDA0">
            <w:pPr>
              <w:pStyle w:val="37"/>
              <w:ind w:firstLine="0" w:firstLineChars="0"/>
              <w:rPr>
                <w:kern w:val="2"/>
                <w:sz w:val="21"/>
                <w:szCs w:val="24"/>
              </w:rPr>
            </w:pPr>
            <w:r>
              <w:rPr>
                <w:rFonts w:hint="eastAsia"/>
                <w:kern w:val="2"/>
                <w:sz w:val="21"/>
                <w:szCs w:val="24"/>
              </w:rPr>
              <w:t>显示所有已识别缺陷</w:t>
            </w:r>
          </w:p>
        </w:tc>
      </w:tr>
      <w:tr w14:paraId="671C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AF82A8">
            <w:pPr>
              <w:pStyle w:val="37"/>
              <w:ind w:firstLine="0" w:firstLineChars="0"/>
              <w:rPr>
                <w:kern w:val="2"/>
                <w:sz w:val="21"/>
                <w:szCs w:val="24"/>
              </w:rPr>
            </w:pPr>
            <w:r>
              <w:rPr>
                <w:rFonts w:hint="eastAsia"/>
                <w:kern w:val="2"/>
                <w:sz w:val="21"/>
                <w:szCs w:val="24"/>
              </w:rPr>
              <w:t>缺陷详情</w:t>
            </w:r>
          </w:p>
        </w:tc>
        <w:tc>
          <w:tcPr>
            <w:tcW w:w="0" w:type="auto"/>
          </w:tcPr>
          <w:p w14:paraId="716C498A">
            <w:pPr>
              <w:pStyle w:val="37"/>
              <w:ind w:firstLine="0" w:firstLineChars="0"/>
              <w:rPr>
                <w:kern w:val="2"/>
                <w:sz w:val="21"/>
                <w:szCs w:val="24"/>
              </w:rPr>
            </w:pPr>
            <w:r>
              <w:rPr>
                <w:rFonts w:hint="eastAsia"/>
                <w:kern w:val="2"/>
                <w:sz w:val="21"/>
                <w:szCs w:val="24"/>
              </w:rPr>
              <w:t>点击缺陷条目</w:t>
            </w:r>
          </w:p>
        </w:tc>
        <w:tc>
          <w:tcPr>
            <w:tcW w:w="0" w:type="auto"/>
          </w:tcPr>
          <w:p w14:paraId="7477C56F">
            <w:pPr>
              <w:pStyle w:val="37"/>
              <w:ind w:firstLine="0" w:firstLineChars="0"/>
              <w:rPr>
                <w:kern w:val="2"/>
                <w:sz w:val="21"/>
                <w:szCs w:val="24"/>
              </w:rPr>
            </w:pPr>
            <w:r>
              <w:rPr>
                <w:rFonts w:hint="eastAsia"/>
                <w:kern w:val="2"/>
                <w:sz w:val="21"/>
                <w:szCs w:val="24"/>
              </w:rPr>
              <w:t>查看缺陷图片和信息</w:t>
            </w:r>
          </w:p>
        </w:tc>
      </w:tr>
      <w:tr w14:paraId="5B3C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9633C3">
            <w:pPr>
              <w:pStyle w:val="37"/>
              <w:ind w:firstLine="0" w:firstLineChars="0"/>
              <w:rPr>
                <w:kern w:val="2"/>
                <w:sz w:val="21"/>
                <w:szCs w:val="24"/>
              </w:rPr>
            </w:pPr>
            <w:r>
              <w:rPr>
                <w:rFonts w:hint="eastAsia"/>
                <w:kern w:val="2"/>
                <w:sz w:val="21"/>
                <w:szCs w:val="24"/>
              </w:rPr>
              <w:t>图像放大</w:t>
            </w:r>
          </w:p>
        </w:tc>
        <w:tc>
          <w:tcPr>
            <w:tcW w:w="0" w:type="auto"/>
          </w:tcPr>
          <w:p w14:paraId="129330AD">
            <w:pPr>
              <w:pStyle w:val="37"/>
              <w:ind w:firstLine="0" w:firstLineChars="0"/>
              <w:rPr>
                <w:kern w:val="2"/>
                <w:sz w:val="21"/>
                <w:szCs w:val="24"/>
              </w:rPr>
            </w:pPr>
            <w:r>
              <w:rPr>
                <w:rFonts w:hint="eastAsia"/>
                <w:kern w:val="2"/>
                <w:sz w:val="21"/>
                <w:szCs w:val="24"/>
              </w:rPr>
              <w:t>滚轮或点击放大镜</w:t>
            </w:r>
          </w:p>
        </w:tc>
        <w:tc>
          <w:tcPr>
            <w:tcW w:w="0" w:type="auto"/>
          </w:tcPr>
          <w:p w14:paraId="170FB72C">
            <w:pPr>
              <w:pStyle w:val="37"/>
              <w:ind w:firstLine="0" w:firstLineChars="0"/>
              <w:rPr>
                <w:kern w:val="2"/>
                <w:sz w:val="21"/>
                <w:szCs w:val="24"/>
              </w:rPr>
            </w:pPr>
            <w:r>
              <w:rPr>
                <w:rFonts w:hint="eastAsia"/>
                <w:kern w:val="2"/>
                <w:sz w:val="21"/>
                <w:szCs w:val="24"/>
              </w:rPr>
              <w:t>查看缺陷细节</w:t>
            </w:r>
          </w:p>
        </w:tc>
      </w:tr>
      <w:tr w14:paraId="074D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20A401">
            <w:pPr>
              <w:pStyle w:val="37"/>
              <w:ind w:firstLine="0" w:firstLineChars="0"/>
              <w:rPr>
                <w:kern w:val="2"/>
                <w:sz w:val="21"/>
                <w:szCs w:val="24"/>
              </w:rPr>
            </w:pPr>
            <w:r>
              <w:rPr>
                <w:rFonts w:hint="eastAsia"/>
                <w:kern w:val="2"/>
                <w:sz w:val="21"/>
                <w:szCs w:val="24"/>
              </w:rPr>
              <w:t>标记疑似</w:t>
            </w:r>
          </w:p>
        </w:tc>
        <w:tc>
          <w:tcPr>
            <w:tcW w:w="0" w:type="auto"/>
          </w:tcPr>
          <w:p w14:paraId="70372DFB">
            <w:pPr>
              <w:pStyle w:val="37"/>
              <w:ind w:firstLine="0" w:firstLineChars="0"/>
              <w:rPr>
                <w:kern w:val="2"/>
                <w:sz w:val="21"/>
                <w:szCs w:val="24"/>
              </w:rPr>
            </w:pPr>
            <w:r>
              <w:rPr>
                <w:rFonts w:hint="eastAsia"/>
                <w:kern w:val="2"/>
                <w:sz w:val="21"/>
                <w:szCs w:val="24"/>
              </w:rPr>
              <w:t>点击"标记疑似"按钮</w:t>
            </w:r>
          </w:p>
        </w:tc>
        <w:tc>
          <w:tcPr>
            <w:tcW w:w="0" w:type="auto"/>
          </w:tcPr>
          <w:p w14:paraId="42F7E44D">
            <w:pPr>
              <w:pStyle w:val="37"/>
              <w:ind w:firstLine="0" w:firstLineChars="0"/>
              <w:rPr>
                <w:kern w:val="2"/>
                <w:sz w:val="21"/>
                <w:szCs w:val="24"/>
              </w:rPr>
            </w:pPr>
            <w:r>
              <w:rPr>
                <w:rFonts w:hint="eastAsia"/>
                <w:kern w:val="2"/>
                <w:sz w:val="21"/>
                <w:szCs w:val="24"/>
              </w:rPr>
              <w:t>标记需人工复核项</w:t>
            </w:r>
          </w:p>
        </w:tc>
      </w:tr>
      <w:tr w14:paraId="4325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D1A5B9">
            <w:pPr>
              <w:pStyle w:val="37"/>
              <w:ind w:firstLine="0" w:firstLineChars="0"/>
              <w:rPr>
                <w:kern w:val="2"/>
                <w:sz w:val="21"/>
                <w:szCs w:val="24"/>
              </w:rPr>
            </w:pPr>
            <w:r>
              <w:rPr>
                <w:rFonts w:hint="eastAsia"/>
                <w:kern w:val="2"/>
                <w:sz w:val="21"/>
                <w:szCs w:val="24"/>
              </w:rPr>
              <w:t>添加备注</w:t>
            </w:r>
          </w:p>
        </w:tc>
        <w:tc>
          <w:tcPr>
            <w:tcW w:w="0" w:type="auto"/>
          </w:tcPr>
          <w:p w14:paraId="158566EE">
            <w:pPr>
              <w:pStyle w:val="37"/>
              <w:ind w:firstLine="0" w:firstLineChars="0"/>
              <w:rPr>
                <w:kern w:val="2"/>
                <w:sz w:val="21"/>
                <w:szCs w:val="24"/>
              </w:rPr>
            </w:pPr>
            <w:r>
              <w:rPr>
                <w:rFonts w:hint="eastAsia"/>
                <w:kern w:val="2"/>
                <w:sz w:val="21"/>
                <w:szCs w:val="24"/>
              </w:rPr>
              <w:t>点击"添加备注"</w:t>
            </w:r>
          </w:p>
        </w:tc>
        <w:tc>
          <w:tcPr>
            <w:tcW w:w="0" w:type="auto"/>
          </w:tcPr>
          <w:p w14:paraId="48B4F875">
            <w:pPr>
              <w:pStyle w:val="37"/>
              <w:ind w:firstLine="0" w:firstLineChars="0"/>
              <w:rPr>
                <w:kern w:val="2"/>
                <w:sz w:val="21"/>
                <w:szCs w:val="24"/>
              </w:rPr>
            </w:pPr>
            <w:r>
              <w:rPr>
                <w:rFonts w:hint="eastAsia"/>
                <w:kern w:val="2"/>
                <w:sz w:val="21"/>
                <w:szCs w:val="24"/>
              </w:rPr>
              <w:t>记录现场观察</w:t>
            </w:r>
          </w:p>
        </w:tc>
      </w:tr>
      <w:bookmarkEnd w:id="153"/>
    </w:tbl>
    <w:p w14:paraId="13E6E972">
      <w:pPr>
        <w:pStyle w:val="5"/>
      </w:pPr>
      <w:bookmarkStart w:id="154" w:name="Xccdcbbf2b026dab1afa19dcd720edf8b9e4aa78"/>
      <w:r>
        <w:rPr>
          <w:rFonts w:hint="eastAsia"/>
          <w:lang w:eastAsia="zh-CN"/>
        </w:rPr>
        <w:t>8</w:t>
      </w:r>
      <w:r>
        <w:t>.2.3 原始数据管理</w:t>
      </w:r>
    </w:p>
    <w:p w14:paraId="439A9DAE">
      <w:pPr>
        <w:pStyle w:val="4"/>
        <w:ind w:firstLine="480"/>
      </w:pPr>
      <w:r>
        <w:t>查询数据：</w:t>
      </w:r>
    </w:p>
    <w:p w14:paraId="0978B5B7">
      <w:pPr>
        <w:pStyle w:val="4"/>
        <w:ind w:firstLine="480"/>
      </w:pPr>
      <w:r>
        <w:t>输入杆号/公里标/区间进行搜索</w:t>
      </w:r>
    </w:p>
    <w:p w14:paraId="556CDA50">
      <w:pPr>
        <w:pStyle w:val="4"/>
        <w:ind w:firstLine="480"/>
      </w:pPr>
      <w:r>
        <w:t>使用时间范围筛选</w:t>
      </w:r>
    </w:p>
    <w:p w14:paraId="1EC37C1C">
      <w:pPr>
        <w:pStyle w:val="4"/>
        <w:ind w:firstLine="480"/>
      </w:pPr>
      <w:r>
        <w:t>切换列表/缩略图视图模式</w:t>
      </w:r>
    </w:p>
    <w:p w14:paraId="359F6CCA">
      <w:pPr>
        <w:pStyle w:val="4"/>
        <w:ind w:firstLine="480"/>
      </w:pPr>
      <w:r>
        <w:t>打开文件位置：</w:t>
      </w:r>
    </w:p>
    <w:p w14:paraId="13BA5C38">
      <w:pPr>
        <w:pStyle w:val="4"/>
        <w:ind w:firstLine="480"/>
      </w:pPr>
      <w:r>
        <w:t>选中数据记录</w:t>
      </w:r>
    </w:p>
    <w:p w14:paraId="7250ADF4">
      <w:pPr>
        <w:pStyle w:val="4"/>
        <w:ind w:firstLine="480"/>
      </w:pPr>
      <w:r>
        <w:t>点击"打开文件路径"</w:t>
      </w:r>
    </w:p>
    <w:p w14:paraId="1FDBD829">
      <w:pPr>
        <w:pStyle w:val="4"/>
        <w:ind w:firstLine="480"/>
      </w:pPr>
      <w:r>
        <w:t>系统自动打开对应文件夹</w:t>
      </w:r>
    </w:p>
    <w:bookmarkEnd w:id="151"/>
    <w:bookmarkEnd w:id="154"/>
    <w:p w14:paraId="3B5BAE71">
      <w:pPr>
        <w:pStyle w:val="3"/>
      </w:pPr>
      <w:bookmarkStart w:id="155" w:name="_Toc223475303"/>
      <w:bookmarkStart w:id="156" w:name="_Toc223512819"/>
      <w:bookmarkStart w:id="157" w:name="_Toc269300882"/>
      <w:bookmarkStart w:id="158" w:name="X95f7badda0bcf237ea1af3b1dbd999a9ec49572"/>
      <w:r>
        <w:rPr>
          <w:rFonts w:hint="eastAsia"/>
          <w:lang w:eastAsia="zh-CN"/>
        </w:rPr>
        <w:t>8</w:t>
      </w:r>
      <w:r>
        <w:t>.3 地面分析软件操作指南</w:t>
      </w:r>
      <w:bookmarkEnd w:id="155"/>
      <w:bookmarkEnd w:id="156"/>
      <w:bookmarkEnd w:id="157"/>
    </w:p>
    <w:p w14:paraId="7EF05C9B">
      <w:pPr>
        <w:pStyle w:val="5"/>
      </w:pPr>
      <w:bookmarkStart w:id="159" w:name="X28bb4a78c59fa2aecbcf1e7bcd2ebe40a622e22"/>
      <w:r>
        <w:rPr>
          <w:rFonts w:hint="eastAsia"/>
          <w:lang w:eastAsia="zh-CN"/>
        </w:rPr>
        <w:t>8</w:t>
      </w:r>
      <w:r>
        <w:t>.3.1 登录与权限</w:t>
      </w:r>
    </w:p>
    <w:p w14:paraId="6AAA6A65">
      <w:pPr>
        <w:pStyle w:val="4"/>
        <w:ind w:firstLine="480"/>
      </w:pPr>
      <w:r>
        <w:t>登录流程：</w:t>
      </w:r>
    </w:p>
    <w:p w14:paraId="40928BFC">
      <w:pPr>
        <w:pStyle w:val="4"/>
        <w:ind w:firstLine="480"/>
      </w:pPr>
      <w:r>
        <w:t>1. 打开浏览器，访问系统地址</w:t>
      </w:r>
    </w:p>
    <w:p w14:paraId="75A5DF99">
      <w:pPr>
        <w:pStyle w:val="4"/>
        <w:ind w:firstLine="480"/>
      </w:pPr>
      <w:r>
        <w:t>2. 输入用户名和密码</w:t>
      </w:r>
    </w:p>
    <w:p w14:paraId="4195EB2E">
      <w:pPr>
        <w:pStyle w:val="4"/>
        <w:ind w:firstLine="480"/>
      </w:pPr>
      <w:r>
        <w:t>3. 点击"登录"按钮</w:t>
      </w:r>
    </w:p>
    <w:p w14:paraId="3699B4DE">
      <w:pPr>
        <w:pStyle w:val="4"/>
        <w:ind w:firstLine="480"/>
      </w:pPr>
      <w:r>
        <w:t>4. 首次登录需修改初始密码</w:t>
      </w:r>
    </w:p>
    <w:p w14:paraId="3955CE86">
      <w:pPr>
        <w:pStyle w:val="4"/>
        <w:ind w:firstLine="480"/>
      </w:pPr>
      <w:r>
        <w:t>5. 根据分配的角色进入相应功能模块</w:t>
      </w:r>
    </w:p>
    <w:p w14:paraId="0E38124A">
      <w:pPr>
        <w:pStyle w:val="4"/>
        <w:ind w:firstLine="480"/>
      </w:pPr>
      <w:r>
        <w:t>角色权限对照：</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3156"/>
        <w:gridCol w:w="3156"/>
      </w:tblGrid>
      <w:tr w14:paraId="574B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46F78E00">
            <w:pPr>
              <w:pStyle w:val="37"/>
              <w:ind w:firstLine="0" w:firstLineChars="0"/>
              <w:rPr>
                <w:kern w:val="2"/>
                <w:sz w:val="21"/>
                <w:szCs w:val="24"/>
              </w:rPr>
            </w:pPr>
            <w:r>
              <w:rPr>
                <w:rFonts w:hint="eastAsia"/>
                <w:kern w:val="2"/>
                <w:sz w:val="21"/>
                <w:szCs w:val="24"/>
              </w:rPr>
              <w:t>角色</w:t>
            </w:r>
          </w:p>
        </w:tc>
        <w:tc>
          <w:tcPr>
            <w:tcW w:w="0" w:type="auto"/>
            <w:tcBorders>
              <w:top w:val="nil"/>
              <w:bottom w:val="nil"/>
              <w:right w:val="nil"/>
              <w:insideV w:val="nil"/>
              <w:tl2br w:val="nil"/>
              <w:tr2bl w:val="nil"/>
            </w:tcBorders>
            <w:vAlign w:val="bottom"/>
          </w:tcPr>
          <w:p w14:paraId="410492CB">
            <w:pPr>
              <w:pStyle w:val="37"/>
              <w:ind w:firstLine="0" w:firstLineChars="0"/>
              <w:rPr>
                <w:kern w:val="2"/>
                <w:sz w:val="21"/>
                <w:szCs w:val="24"/>
              </w:rPr>
            </w:pPr>
            <w:r>
              <w:rPr>
                <w:rFonts w:hint="eastAsia"/>
                <w:kern w:val="2"/>
                <w:sz w:val="21"/>
                <w:szCs w:val="24"/>
              </w:rPr>
              <w:t>可访问模块</w:t>
            </w:r>
          </w:p>
        </w:tc>
        <w:tc>
          <w:tcPr>
            <w:tcW w:w="0" w:type="auto"/>
            <w:tcBorders>
              <w:top w:val="nil"/>
              <w:bottom w:val="nil"/>
              <w:right w:val="nil"/>
              <w:insideV w:val="nil"/>
              <w:tl2br w:val="nil"/>
              <w:tr2bl w:val="nil"/>
            </w:tcBorders>
            <w:vAlign w:val="bottom"/>
          </w:tcPr>
          <w:p w14:paraId="0641D316">
            <w:pPr>
              <w:pStyle w:val="37"/>
              <w:ind w:firstLine="0" w:firstLineChars="0"/>
              <w:rPr>
                <w:kern w:val="2"/>
                <w:sz w:val="21"/>
                <w:szCs w:val="24"/>
              </w:rPr>
            </w:pPr>
            <w:r>
              <w:rPr>
                <w:rFonts w:hint="eastAsia"/>
                <w:kern w:val="2"/>
                <w:sz w:val="21"/>
                <w:szCs w:val="24"/>
              </w:rPr>
              <w:t>主要操作权限</w:t>
            </w:r>
          </w:p>
        </w:tc>
      </w:tr>
      <w:tr w14:paraId="3C3C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3C6366">
            <w:pPr>
              <w:pStyle w:val="37"/>
              <w:ind w:firstLine="0" w:firstLineChars="0"/>
              <w:rPr>
                <w:kern w:val="2"/>
                <w:sz w:val="21"/>
                <w:szCs w:val="24"/>
              </w:rPr>
            </w:pPr>
            <w:r>
              <w:rPr>
                <w:rFonts w:hint="eastAsia"/>
                <w:kern w:val="2"/>
                <w:sz w:val="21"/>
                <w:szCs w:val="24"/>
              </w:rPr>
              <w:t>系统管理员</w:t>
            </w:r>
          </w:p>
        </w:tc>
        <w:tc>
          <w:tcPr>
            <w:tcW w:w="0" w:type="auto"/>
          </w:tcPr>
          <w:p w14:paraId="63374C7C">
            <w:pPr>
              <w:pStyle w:val="37"/>
              <w:ind w:firstLine="0" w:firstLineChars="0"/>
              <w:rPr>
                <w:kern w:val="2"/>
                <w:sz w:val="21"/>
                <w:szCs w:val="24"/>
              </w:rPr>
            </w:pPr>
            <w:r>
              <w:rPr>
                <w:rFonts w:hint="eastAsia"/>
                <w:kern w:val="2"/>
                <w:sz w:val="21"/>
                <w:szCs w:val="24"/>
              </w:rPr>
              <w:t>全部模块</w:t>
            </w:r>
          </w:p>
        </w:tc>
        <w:tc>
          <w:tcPr>
            <w:tcW w:w="0" w:type="auto"/>
          </w:tcPr>
          <w:p w14:paraId="69BC10E2">
            <w:pPr>
              <w:pStyle w:val="37"/>
              <w:ind w:firstLine="0" w:firstLineChars="0"/>
              <w:rPr>
                <w:kern w:val="2"/>
                <w:sz w:val="21"/>
                <w:szCs w:val="24"/>
              </w:rPr>
            </w:pPr>
            <w:r>
              <w:rPr>
                <w:rFonts w:hint="eastAsia"/>
                <w:kern w:val="2"/>
                <w:sz w:val="21"/>
                <w:szCs w:val="24"/>
              </w:rPr>
              <w:t>用户管理、系统配置、全部数据</w:t>
            </w:r>
          </w:p>
        </w:tc>
      </w:tr>
      <w:tr w14:paraId="245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51B38F">
            <w:pPr>
              <w:pStyle w:val="37"/>
              <w:ind w:firstLine="0" w:firstLineChars="0"/>
              <w:rPr>
                <w:kern w:val="2"/>
                <w:sz w:val="21"/>
                <w:szCs w:val="24"/>
              </w:rPr>
            </w:pPr>
            <w:r>
              <w:rPr>
                <w:rFonts w:hint="eastAsia"/>
                <w:kern w:val="2"/>
                <w:sz w:val="21"/>
                <w:szCs w:val="24"/>
              </w:rPr>
              <w:t>复核专家</w:t>
            </w:r>
          </w:p>
        </w:tc>
        <w:tc>
          <w:tcPr>
            <w:tcW w:w="0" w:type="auto"/>
          </w:tcPr>
          <w:p w14:paraId="6DA595B4">
            <w:pPr>
              <w:pStyle w:val="37"/>
              <w:ind w:firstLine="0" w:firstLineChars="0"/>
              <w:rPr>
                <w:kern w:val="2"/>
                <w:sz w:val="21"/>
                <w:szCs w:val="24"/>
              </w:rPr>
            </w:pPr>
            <w:r>
              <w:rPr>
                <w:rFonts w:hint="eastAsia"/>
                <w:kern w:val="2"/>
                <w:sz w:val="21"/>
                <w:szCs w:val="24"/>
              </w:rPr>
              <w:t>任务管理、缺陷复核、报表</w:t>
            </w:r>
          </w:p>
        </w:tc>
        <w:tc>
          <w:tcPr>
            <w:tcW w:w="0" w:type="auto"/>
          </w:tcPr>
          <w:p w14:paraId="0114CE67">
            <w:pPr>
              <w:pStyle w:val="37"/>
              <w:ind w:firstLine="0" w:firstLineChars="0"/>
              <w:rPr>
                <w:kern w:val="2"/>
                <w:sz w:val="21"/>
                <w:szCs w:val="24"/>
              </w:rPr>
            </w:pPr>
            <w:r>
              <w:rPr>
                <w:rFonts w:hint="eastAsia"/>
                <w:kern w:val="2"/>
                <w:sz w:val="21"/>
                <w:szCs w:val="24"/>
              </w:rPr>
              <w:t>缺陷确认/驳回、报表生成</w:t>
            </w:r>
          </w:p>
        </w:tc>
      </w:tr>
      <w:tr w14:paraId="776A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CBD703">
            <w:pPr>
              <w:pStyle w:val="37"/>
              <w:ind w:firstLine="0" w:firstLineChars="0"/>
              <w:rPr>
                <w:kern w:val="2"/>
                <w:sz w:val="21"/>
                <w:szCs w:val="24"/>
              </w:rPr>
            </w:pPr>
            <w:r>
              <w:rPr>
                <w:rFonts w:hint="eastAsia"/>
                <w:kern w:val="2"/>
                <w:sz w:val="21"/>
                <w:szCs w:val="24"/>
              </w:rPr>
              <w:t>普通运维</w:t>
            </w:r>
          </w:p>
        </w:tc>
        <w:tc>
          <w:tcPr>
            <w:tcW w:w="0" w:type="auto"/>
          </w:tcPr>
          <w:p w14:paraId="1CBE0755">
            <w:pPr>
              <w:pStyle w:val="37"/>
              <w:ind w:firstLine="0" w:firstLineChars="0"/>
              <w:rPr>
                <w:kern w:val="2"/>
                <w:sz w:val="21"/>
                <w:szCs w:val="24"/>
              </w:rPr>
            </w:pPr>
            <w:r>
              <w:rPr>
                <w:rFonts w:hint="eastAsia"/>
                <w:kern w:val="2"/>
                <w:sz w:val="21"/>
                <w:szCs w:val="24"/>
              </w:rPr>
              <w:t>任务查看、数据查看、报表查看</w:t>
            </w:r>
          </w:p>
        </w:tc>
        <w:tc>
          <w:tcPr>
            <w:tcW w:w="0" w:type="auto"/>
          </w:tcPr>
          <w:p w14:paraId="553BA859">
            <w:pPr>
              <w:pStyle w:val="37"/>
              <w:ind w:firstLine="0" w:firstLineChars="0"/>
              <w:rPr>
                <w:kern w:val="2"/>
                <w:sz w:val="21"/>
                <w:szCs w:val="24"/>
              </w:rPr>
            </w:pPr>
            <w:r>
              <w:rPr>
                <w:rFonts w:hint="eastAsia"/>
                <w:kern w:val="2"/>
                <w:sz w:val="21"/>
                <w:szCs w:val="24"/>
              </w:rPr>
              <w:t>数据只读、报表导出</w:t>
            </w:r>
          </w:p>
        </w:tc>
      </w:tr>
      <w:bookmarkEnd w:id="159"/>
    </w:tbl>
    <w:p w14:paraId="50C6E886">
      <w:pPr>
        <w:pStyle w:val="5"/>
      </w:pPr>
      <w:bookmarkStart w:id="160" w:name="Xcc7b0c02351957ba1b8f932ea81fdf7277c06fc"/>
      <w:r>
        <w:rPr>
          <w:rFonts w:hint="eastAsia"/>
          <w:lang w:eastAsia="zh-CN"/>
        </w:rPr>
        <w:t>8</w:t>
      </w:r>
      <w:r>
        <w:t>.3.2 缺陷复核操作</w:t>
      </w:r>
    </w:p>
    <w:p w14:paraId="1066B1C8">
      <w:pPr>
        <w:pStyle w:val="4"/>
        <w:ind w:firstLine="480"/>
      </w:pPr>
      <w:r>
        <w:t>复核工作流：</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1E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Pr>
          <w:p w14:paraId="7BA68963">
            <w:pPr>
              <w:pStyle w:val="4"/>
              <w:widowControl w:val="0"/>
              <w:jc w:val="center"/>
              <w:rPr>
                <w:kern w:val="2"/>
                <w:sz w:val="21"/>
                <w:szCs w:val="24"/>
              </w:rPr>
            </w:pPr>
            <w:r>
              <w:rPr>
                <w:rFonts w:hint="eastAsia"/>
                <w:kern w:val="2"/>
                <w:sz w:val="21"/>
                <w:szCs w:val="24"/>
              </w:rPr>
              <w:t>缺陷复核操作流程</w:t>
            </w:r>
          </w:p>
        </w:tc>
      </w:tr>
      <w:tr w14:paraId="5902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D18B765">
            <w:pPr>
              <w:pStyle w:val="4"/>
              <w:widowControl w:val="0"/>
              <w:jc w:val="both"/>
              <w:rPr>
                <w:kern w:val="2"/>
                <w:sz w:val="21"/>
                <w:szCs w:val="24"/>
              </w:rPr>
            </w:pPr>
            <w:r>
              <w:rPr>
                <w:rFonts w:hint="eastAsia"/>
                <w:kern w:val="2"/>
                <w:sz w:val="21"/>
                <w:szCs w:val="24"/>
              </w:rPr>
              <w:t>步骤1：进入"缺陷复核"模块</w:t>
            </w:r>
          </w:p>
          <w:p w14:paraId="231ABE0A">
            <w:pPr>
              <w:pStyle w:val="4"/>
              <w:widowControl w:val="0"/>
              <w:jc w:val="both"/>
              <w:rPr>
                <w:kern w:val="2"/>
                <w:sz w:val="21"/>
                <w:szCs w:val="24"/>
              </w:rPr>
            </w:pPr>
            <w:r>
              <w:rPr>
                <w:rFonts w:hint="eastAsia"/>
                <w:kern w:val="2"/>
                <w:sz w:val="21"/>
                <w:szCs w:val="24"/>
              </w:rPr>
              <w:t>↓</w:t>
            </w:r>
          </w:p>
          <w:p w14:paraId="58D69F56">
            <w:pPr>
              <w:pStyle w:val="4"/>
              <w:widowControl w:val="0"/>
              <w:jc w:val="both"/>
              <w:rPr>
                <w:kern w:val="2"/>
                <w:sz w:val="21"/>
                <w:szCs w:val="24"/>
              </w:rPr>
            </w:pPr>
            <w:r>
              <w:rPr>
                <w:rFonts w:hint="eastAsia"/>
                <w:kern w:val="2"/>
                <w:sz w:val="21"/>
                <w:szCs w:val="24"/>
              </w:rPr>
              <w:t>步骤2：选择待复核任务</w:t>
            </w:r>
          </w:p>
          <w:p w14:paraId="4BC4F720">
            <w:pPr>
              <w:pStyle w:val="4"/>
              <w:widowControl w:val="0"/>
              <w:jc w:val="both"/>
              <w:rPr>
                <w:kern w:val="2"/>
                <w:sz w:val="21"/>
                <w:szCs w:val="24"/>
              </w:rPr>
            </w:pPr>
            <w:r>
              <w:rPr>
                <w:rFonts w:hint="eastAsia"/>
                <w:kern w:val="2"/>
                <w:sz w:val="21"/>
                <w:szCs w:val="24"/>
              </w:rPr>
              <w:t>↓</w:t>
            </w:r>
          </w:p>
          <w:p w14:paraId="665870BA">
            <w:pPr>
              <w:pStyle w:val="4"/>
              <w:widowControl w:val="0"/>
              <w:jc w:val="both"/>
              <w:rPr>
                <w:kern w:val="2"/>
                <w:sz w:val="21"/>
                <w:szCs w:val="24"/>
              </w:rPr>
            </w:pPr>
            <w:r>
              <w:rPr>
                <w:rFonts w:hint="eastAsia"/>
                <w:kern w:val="2"/>
                <w:sz w:val="21"/>
                <w:szCs w:val="24"/>
              </w:rPr>
              <w:t>步骤3：查看待复核缺陷列表</w:t>
            </w:r>
          </w:p>
          <w:p w14:paraId="4DD8A6DF">
            <w:pPr>
              <w:pStyle w:val="4"/>
              <w:widowControl w:val="0"/>
              <w:jc w:val="both"/>
              <w:rPr>
                <w:kern w:val="2"/>
                <w:sz w:val="21"/>
                <w:szCs w:val="24"/>
              </w:rPr>
            </w:pPr>
            <w:r>
              <w:rPr>
                <w:rFonts w:hint="eastAsia"/>
                <w:kern w:val="2"/>
                <w:sz w:val="21"/>
                <w:szCs w:val="24"/>
              </w:rPr>
              <w:t>• 默认显示低置信度项</w:t>
            </w:r>
          </w:p>
          <w:p w14:paraId="07283248">
            <w:pPr>
              <w:pStyle w:val="4"/>
              <w:widowControl w:val="0"/>
              <w:jc w:val="both"/>
              <w:rPr>
                <w:kern w:val="2"/>
                <w:sz w:val="21"/>
                <w:szCs w:val="24"/>
              </w:rPr>
            </w:pPr>
            <w:r>
              <w:rPr>
                <w:rFonts w:hint="eastAsia"/>
                <w:kern w:val="2"/>
                <w:sz w:val="21"/>
                <w:szCs w:val="24"/>
              </w:rPr>
              <w:t>• 可切换筛选条件</w:t>
            </w:r>
          </w:p>
          <w:p w14:paraId="55EAF08C">
            <w:pPr>
              <w:pStyle w:val="4"/>
              <w:widowControl w:val="0"/>
              <w:jc w:val="both"/>
              <w:rPr>
                <w:kern w:val="2"/>
                <w:sz w:val="21"/>
                <w:szCs w:val="24"/>
              </w:rPr>
            </w:pPr>
            <w:r>
              <w:rPr>
                <w:rFonts w:hint="eastAsia"/>
                <w:kern w:val="2"/>
                <w:sz w:val="21"/>
                <w:szCs w:val="24"/>
              </w:rPr>
              <w:t>↓</w:t>
            </w:r>
          </w:p>
          <w:p w14:paraId="46D85870">
            <w:pPr>
              <w:pStyle w:val="4"/>
              <w:widowControl w:val="0"/>
              <w:jc w:val="both"/>
              <w:rPr>
                <w:kern w:val="2"/>
                <w:sz w:val="21"/>
                <w:szCs w:val="24"/>
              </w:rPr>
            </w:pPr>
            <w:r>
              <w:rPr>
                <w:rFonts w:hint="eastAsia"/>
                <w:kern w:val="2"/>
                <w:sz w:val="21"/>
                <w:szCs w:val="24"/>
              </w:rPr>
              <w:t>步骤4：点击缺陷条目进入复核界面</w:t>
            </w:r>
          </w:p>
          <w:p w14:paraId="129CEE3A">
            <w:pPr>
              <w:pStyle w:val="4"/>
              <w:widowControl w:val="0"/>
              <w:jc w:val="both"/>
              <w:rPr>
                <w:kern w:val="2"/>
                <w:sz w:val="21"/>
                <w:szCs w:val="24"/>
              </w:rPr>
            </w:pPr>
            <w:r>
              <w:rPr>
                <w:rFonts w:hint="eastAsia"/>
                <w:kern w:val="2"/>
                <w:sz w:val="21"/>
                <w:szCs w:val="24"/>
              </w:rPr>
              <w:t>• 左侧：AI识别结果图（带标注框）</w:t>
            </w:r>
          </w:p>
          <w:p w14:paraId="37E7ADA5">
            <w:pPr>
              <w:pStyle w:val="4"/>
              <w:widowControl w:val="0"/>
              <w:jc w:val="both"/>
              <w:rPr>
                <w:kern w:val="2"/>
                <w:sz w:val="21"/>
                <w:szCs w:val="24"/>
              </w:rPr>
            </w:pPr>
            <w:r>
              <w:rPr>
                <w:rFonts w:hint="eastAsia"/>
                <w:kern w:val="2"/>
                <w:sz w:val="21"/>
                <w:szCs w:val="24"/>
              </w:rPr>
              <w:t>• 右侧：原始图像</w:t>
            </w:r>
          </w:p>
          <w:p w14:paraId="737BB4EC">
            <w:pPr>
              <w:pStyle w:val="4"/>
              <w:widowControl w:val="0"/>
              <w:jc w:val="both"/>
              <w:rPr>
                <w:kern w:val="2"/>
                <w:sz w:val="21"/>
                <w:szCs w:val="24"/>
              </w:rPr>
            </w:pPr>
            <w:r>
              <w:rPr>
                <w:rFonts w:hint="eastAsia"/>
                <w:kern w:val="2"/>
                <w:sz w:val="21"/>
                <w:szCs w:val="24"/>
              </w:rPr>
              <w:t>• 下方：缺陷信息详情</w:t>
            </w:r>
          </w:p>
          <w:p w14:paraId="7BAB5179">
            <w:pPr>
              <w:pStyle w:val="4"/>
              <w:widowControl w:val="0"/>
              <w:jc w:val="both"/>
              <w:rPr>
                <w:kern w:val="2"/>
                <w:sz w:val="21"/>
                <w:szCs w:val="24"/>
              </w:rPr>
            </w:pPr>
            <w:r>
              <w:rPr>
                <w:rFonts w:hint="eastAsia"/>
                <w:kern w:val="2"/>
                <w:sz w:val="21"/>
                <w:szCs w:val="24"/>
              </w:rPr>
              <w:t>↓</w:t>
            </w:r>
          </w:p>
          <w:p w14:paraId="6ABB1CB4">
            <w:pPr>
              <w:pStyle w:val="4"/>
              <w:widowControl w:val="0"/>
              <w:jc w:val="both"/>
              <w:rPr>
                <w:kern w:val="2"/>
                <w:sz w:val="21"/>
                <w:szCs w:val="24"/>
              </w:rPr>
            </w:pPr>
            <w:r>
              <w:rPr>
                <w:rFonts w:hint="eastAsia"/>
                <w:kern w:val="2"/>
                <w:sz w:val="21"/>
                <w:szCs w:val="24"/>
              </w:rPr>
              <w:t>步骤5：作出裁决</w:t>
            </w:r>
          </w:p>
          <w:p w14:paraId="70E5C6E1">
            <w:pPr>
              <w:pStyle w:val="4"/>
              <w:widowControl w:val="0"/>
              <w:jc w:val="both"/>
              <w:rPr>
                <w:kern w:val="2"/>
                <w:sz w:val="21"/>
                <w:szCs w:val="24"/>
              </w:rPr>
            </w:pPr>
            <w:r>
              <w:rPr>
                <w:rFonts w:hint="eastAsia"/>
                <w:kern w:val="2"/>
                <w:sz w:val="21"/>
                <w:szCs w:val="24"/>
              </w:rPr>
              <w:t xml:space="preserve">   确认缺陷/保存观察/驳回误报</w:t>
            </w:r>
          </w:p>
          <w:p w14:paraId="3407504A">
            <w:pPr>
              <w:pStyle w:val="4"/>
              <w:widowControl w:val="0"/>
              <w:jc w:val="both"/>
              <w:rPr>
                <w:kern w:val="2"/>
                <w:sz w:val="21"/>
                <w:szCs w:val="24"/>
              </w:rPr>
            </w:pPr>
            <w:r>
              <w:rPr>
                <w:rFonts w:hint="eastAsia"/>
                <w:kern w:val="2"/>
                <w:sz w:val="21"/>
                <w:szCs w:val="24"/>
              </w:rPr>
              <w:t>↓</w:t>
            </w:r>
          </w:p>
          <w:p w14:paraId="420C4503">
            <w:pPr>
              <w:pStyle w:val="4"/>
              <w:widowControl w:val="0"/>
              <w:jc w:val="both"/>
              <w:rPr>
                <w:kern w:val="2"/>
                <w:sz w:val="21"/>
                <w:szCs w:val="24"/>
              </w:rPr>
            </w:pPr>
            <w:r>
              <w:rPr>
                <w:rFonts w:hint="eastAsia"/>
                <w:kern w:val="2"/>
                <w:sz w:val="21"/>
                <w:szCs w:val="24"/>
              </w:rPr>
              <w:t>步骤6：输入复核意见（可选）</w:t>
            </w:r>
          </w:p>
          <w:p w14:paraId="52A88799">
            <w:pPr>
              <w:pStyle w:val="4"/>
              <w:widowControl w:val="0"/>
              <w:jc w:val="both"/>
              <w:rPr>
                <w:kern w:val="2"/>
                <w:sz w:val="21"/>
                <w:szCs w:val="24"/>
              </w:rPr>
            </w:pPr>
            <w:r>
              <w:rPr>
                <w:rFonts w:hint="eastAsia"/>
                <w:kern w:val="2"/>
                <w:sz w:val="21"/>
                <w:szCs w:val="24"/>
              </w:rPr>
              <w:t>↓</w:t>
            </w:r>
          </w:p>
          <w:p w14:paraId="523DF1FA">
            <w:pPr>
              <w:pStyle w:val="4"/>
              <w:widowControl w:val="0"/>
              <w:jc w:val="both"/>
              <w:rPr>
                <w:kern w:val="2"/>
                <w:sz w:val="21"/>
                <w:szCs w:val="24"/>
              </w:rPr>
            </w:pPr>
            <w:r>
              <w:rPr>
                <w:rFonts w:hint="eastAsia"/>
                <w:kern w:val="2"/>
                <w:sz w:val="21"/>
                <w:szCs w:val="24"/>
              </w:rPr>
              <w:t>步骤7：点击"提交"完成本条复核</w:t>
            </w:r>
          </w:p>
          <w:p w14:paraId="655307AE">
            <w:pPr>
              <w:pStyle w:val="4"/>
              <w:widowControl w:val="0"/>
              <w:jc w:val="both"/>
              <w:rPr>
                <w:kern w:val="2"/>
                <w:sz w:val="21"/>
                <w:szCs w:val="24"/>
              </w:rPr>
            </w:pPr>
            <w:r>
              <w:rPr>
                <w:rFonts w:hint="eastAsia"/>
                <w:kern w:val="2"/>
                <w:sz w:val="21"/>
                <w:szCs w:val="24"/>
              </w:rPr>
              <w:t xml:space="preserve">   ↓</w:t>
            </w:r>
          </w:p>
          <w:p w14:paraId="56B9C6E8">
            <w:pPr>
              <w:pStyle w:val="4"/>
              <w:widowControl w:val="0"/>
              <w:jc w:val="both"/>
              <w:rPr>
                <w:kern w:val="2"/>
                <w:sz w:val="21"/>
                <w:szCs w:val="24"/>
              </w:rPr>
            </w:pPr>
            <w:r>
              <w:rPr>
                <w:rFonts w:hint="eastAsia"/>
                <w:kern w:val="2"/>
                <w:sz w:val="21"/>
                <w:szCs w:val="24"/>
              </w:rPr>
              <w:t>步骤8：系统自动跳转至下一条待复核项</w:t>
            </w:r>
          </w:p>
        </w:tc>
      </w:tr>
      <w:bookmarkEnd w:id="160"/>
    </w:tbl>
    <w:p w14:paraId="3101EFD7">
      <w:pPr>
        <w:pStyle w:val="5"/>
      </w:pPr>
      <w:bookmarkStart w:id="161" w:name="X86fee9bb8c26b988d856607fc7735372f42e298"/>
      <w:r>
        <w:rPr>
          <w:rFonts w:hint="eastAsia"/>
          <w:lang w:eastAsia="zh-CN"/>
        </w:rPr>
        <w:t>8</w:t>
      </w:r>
      <w:r>
        <w:t>.3.3 报表生成与导出</w:t>
      </w:r>
    </w:p>
    <w:p w14:paraId="56E4EB53">
      <w:pPr>
        <w:pStyle w:val="4"/>
        <w:ind w:firstLine="480"/>
      </w:pPr>
      <w:r>
        <w:t>生成报表步骤：</w:t>
      </w:r>
    </w:p>
    <w:p w14:paraId="36795768">
      <w:pPr>
        <w:pStyle w:val="6"/>
        <w:numPr>
          <w:ilvl w:val="0"/>
          <w:numId w:val="2"/>
        </w:numPr>
      </w:pPr>
      <w:r>
        <w:t>选择报表类型</w:t>
      </w:r>
    </w:p>
    <w:p w14:paraId="4D190119">
      <w:pPr>
        <w:pStyle w:val="4"/>
        <w:ind w:firstLine="480"/>
      </w:pPr>
      <w:r>
        <w:t>单任务缺陷明细表</w:t>
      </w:r>
    </w:p>
    <w:p w14:paraId="7462461E">
      <w:pPr>
        <w:pStyle w:val="4"/>
        <w:ind w:firstLine="480"/>
      </w:pPr>
      <w:r>
        <w:t>线路级月度检测报告</w:t>
      </w:r>
    </w:p>
    <w:p w14:paraId="29BF0C82">
      <w:pPr>
        <w:pStyle w:val="4"/>
        <w:ind w:firstLine="480"/>
      </w:pPr>
      <w:r>
        <w:t>缺陷治理建议书</w:t>
      </w:r>
    </w:p>
    <w:p w14:paraId="098AD022">
      <w:pPr>
        <w:pStyle w:val="4"/>
        <w:ind w:firstLine="480"/>
      </w:pPr>
      <w:r>
        <w:t>自定义报表</w:t>
      </w:r>
    </w:p>
    <w:p w14:paraId="4437D1CB">
      <w:pPr>
        <w:pStyle w:val="6"/>
        <w:numPr>
          <w:ilvl w:val="0"/>
          <w:numId w:val="2"/>
        </w:numPr>
      </w:pPr>
      <w:r>
        <w:t>设置筛选条件</w:t>
      </w:r>
    </w:p>
    <w:p w14:paraId="568C1896">
      <w:pPr>
        <w:pStyle w:val="4"/>
        <w:ind w:firstLine="480"/>
      </w:pPr>
      <w:r>
        <w:t>时间范围</w:t>
      </w:r>
    </w:p>
    <w:p w14:paraId="6E7883FC">
      <w:pPr>
        <w:pStyle w:val="4"/>
        <w:ind w:firstLine="480"/>
      </w:pPr>
      <w:r>
        <w:t>线路/区间</w:t>
      </w:r>
    </w:p>
    <w:p w14:paraId="3B0893C7">
      <w:pPr>
        <w:pStyle w:val="4"/>
        <w:ind w:firstLine="480"/>
      </w:pPr>
      <w:r>
        <w:t>缺陷类型/严重等级</w:t>
      </w:r>
    </w:p>
    <w:p w14:paraId="645BDEE8">
      <w:pPr>
        <w:pStyle w:val="4"/>
        <w:ind w:firstLine="480"/>
      </w:pPr>
      <w:r>
        <w:t>复核状态</w:t>
      </w:r>
    </w:p>
    <w:p w14:paraId="77E029A5">
      <w:pPr>
        <w:pStyle w:val="6"/>
        <w:numPr>
          <w:ilvl w:val="0"/>
          <w:numId w:val="2"/>
        </w:numPr>
      </w:pPr>
      <w:r>
        <w:t>配置报表内容</w:t>
      </w:r>
    </w:p>
    <w:p w14:paraId="000DD810">
      <w:pPr>
        <w:pStyle w:val="4"/>
        <w:ind w:firstLine="480"/>
      </w:pPr>
      <w:r>
        <w:t>选择包含的字段</w:t>
      </w:r>
    </w:p>
    <w:p w14:paraId="0A2BE7BE">
      <w:pPr>
        <w:pStyle w:val="4"/>
        <w:ind w:firstLine="480"/>
      </w:pPr>
      <w:r>
        <w:t>设置字段顺序</w:t>
      </w:r>
    </w:p>
    <w:p w14:paraId="09BBB45C">
      <w:pPr>
        <w:pStyle w:val="4"/>
        <w:ind w:firstLine="480"/>
      </w:pPr>
      <w:r>
        <w:t>配置是否包含图片</w:t>
      </w:r>
    </w:p>
    <w:p w14:paraId="1425C6AB">
      <w:pPr>
        <w:pStyle w:val="6"/>
        <w:numPr>
          <w:ilvl w:val="0"/>
          <w:numId w:val="2"/>
        </w:numPr>
      </w:pPr>
      <w:r>
        <w:t>预览与导出</w:t>
      </w:r>
    </w:p>
    <w:p w14:paraId="45B43BBD">
      <w:pPr>
        <w:pStyle w:val="4"/>
        <w:ind w:firstLine="480"/>
      </w:pPr>
      <w:r>
        <w:t>点击"预览"查看报表效果</w:t>
      </w:r>
    </w:p>
    <w:p w14:paraId="67D3C7B8">
      <w:pPr>
        <w:pStyle w:val="4"/>
        <w:ind w:firstLine="480"/>
      </w:pPr>
      <w:r>
        <w:t>选择导出格式（Excel/PDF）</w:t>
      </w:r>
    </w:p>
    <w:p w14:paraId="2ED44E09">
      <w:pPr>
        <w:pStyle w:val="4"/>
        <w:ind w:firstLine="480"/>
      </w:pPr>
      <w:r>
        <w:t>点击"导出"下载文件</w:t>
      </w:r>
    </w:p>
    <w:bookmarkEnd w:id="161"/>
    <w:p w14:paraId="13F15B6C">
      <w:pPr>
        <w:pStyle w:val="5"/>
      </w:pPr>
      <w:bookmarkStart w:id="162" w:name="X8e9da2936854acd6ae220ed1c94701501e34763"/>
      <w:r>
        <w:rPr>
          <w:rFonts w:hint="eastAsia"/>
          <w:lang w:eastAsia="zh-CN"/>
        </w:rPr>
        <w:t>8</w:t>
      </w:r>
      <w:r>
        <w:t>.3.4 统计分析操作</w:t>
      </w:r>
    </w:p>
    <w:p w14:paraId="324811C9">
      <w:pPr>
        <w:pStyle w:val="4"/>
        <w:ind w:firstLine="480"/>
      </w:pPr>
      <w:r>
        <w:t>查看统计图表：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2106"/>
        <w:gridCol w:w="1896"/>
      </w:tblGrid>
      <w:tr w14:paraId="38B3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nil"/>
              <w:left w:val="nil"/>
              <w:bottom w:val="nil"/>
              <w:right w:val="nil"/>
              <w:insideV w:val="nil"/>
              <w:tl2br w:val="nil"/>
              <w:tr2bl w:val="nil"/>
            </w:tcBorders>
            <w:vAlign w:val="bottom"/>
          </w:tcPr>
          <w:p w14:paraId="2A587892">
            <w:pPr>
              <w:pStyle w:val="37"/>
              <w:ind w:firstLine="0" w:firstLineChars="0"/>
              <w:rPr>
                <w:kern w:val="2"/>
                <w:sz w:val="21"/>
                <w:szCs w:val="24"/>
              </w:rPr>
            </w:pPr>
            <w:r>
              <w:rPr>
                <w:rFonts w:hint="eastAsia"/>
                <w:kern w:val="2"/>
                <w:sz w:val="21"/>
                <w:szCs w:val="24"/>
              </w:rPr>
              <w:t>图表类型</w:t>
            </w:r>
          </w:p>
        </w:tc>
        <w:tc>
          <w:tcPr>
            <w:tcW w:w="0" w:type="auto"/>
            <w:tcBorders>
              <w:top w:val="nil"/>
              <w:bottom w:val="nil"/>
              <w:right w:val="nil"/>
              <w:insideV w:val="nil"/>
              <w:tl2br w:val="nil"/>
              <w:tr2bl w:val="nil"/>
            </w:tcBorders>
            <w:vAlign w:val="bottom"/>
          </w:tcPr>
          <w:p w14:paraId="7BAE09F1">
            <w:pPr>
              <w:pStyle w:val="37"/>
              <w:ind w:firstLine="0" w:firstLineChars="0"/>
              <w:rPr>
                <w:kern w:val="2"/>
                <w:sz w:val="21"/>
                <w:szCs w:val="24"/>
              </w:rPr>
            </w:pPr>
            <w:r>
              <w:rPr>
                <w:rFonts w:hint="eastAsia"/>
                <w:kern w:val="2"/>
                <w:sz w:val="21"/>
                <w:szCs w:val="24"/>
              </w:rPr>
              <w:t>操作方法</w:t>
            </w:r>
          </w:p>
        </w:tc>
        <w:tc>
          <w:tcPr>
            <w:tcW w:w="0" w:type="auto"/>
            <w:tcBorders>
              <w:top w:val="nil"/>
              <w:bottom w:val="nil"/>
              <w:right w:val="nil"/>
              <w:insideV w:val="nil"/>
              <w:tl2br w:val="nil"/>
              <w:tr2bl w:val="nil"/>
            </w:tcBorders>
            <w:vAlign w:val="bottom"/>
          </w:tcPr>
          <w:p w14:paraId="7B501156">
            <w:pPr>
              <w:pStyle w:val="37"/>
              <w:ind w:firstLine="0" w:firstLineChars="0"/>
              <w:rPr>
                <w:kern w:val="2"/>
                <w:sz w:val="21"/>
                <w:szCs w:val="24"/>
              </w:rPr>
            </w:pPr>
            <w:r>
              <w:rPr>
                <w:rFonts w:hint="eastAsia"/>
                <w:kern w:val="2"/>
                <w:sz w:val="21"/>
                <w:szCs w:val="24"/>
              </w:rPr>
              <w:t>用途</w:t>
            </w:r>
          </w:p>
        </w:tc>
      </w:tr>
      <w:tr w14:paraId="474C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0DE2A">
            <w:pPr>
              <w:pStyle w:val="37"/>
              <w:ind w:firstLine="0" w:firstLineChars="0"/>
              <w:rPr>
                <w:kern w:val="2"/>
                <w:sz w:val="21"/>
                <w:szCs w:val="24"/>
              </w:rPr>
            </w:pPr>
            <w:r>
              <w:rPr>
                <w:rFonts w:hint="eastAsia"/>
                <w:kern w:val="2"/>
                <w:sz w:val="21"/>
                <w:szCs w:val="24"/>
              </w:rPr>
              <w:t>缺陷分布图</w:t>
            </w:r>
          </w:p>
        </w:tc>
        <w:tc>
          <w:tcPr>
            <w:tcW w:w="0" w:type="auto"/>
          </w:tcPr>
          <w:p w14:paraId="53A00415">
            <w:pPr>
              <w:pStyle w:val="37"/>
              <w:ind w:firstLine="0" w:firstLineChars="0"/>
              <w:rPr>
                <w:kern w:val="2"/>
                <w:sz w:val="21"/>
                <w:szCs w:val="24"/>
              </w:rPr>
            </w:pPr>
            <w:r>
              <w:rPr>
                <w:rFonts w:hint="eastAsia"/>
                <w:kern w:val="2"/>
                <w:sz w:val="21"/>
                <w:szCs w:val="24"/>
              </w:rPr>
              <w:t>选择时间范围→查看</w:t>
            </w:r>
          </w:p>
        </w:tc>
        <w:tc>
          <w:tcPr>
            <w:tcW w:w="0" w:type="auto"/>
          </w:tcPr>
          <w:p w14:paraId="47312389">
            <w:pPr>
              <w:pStyle w:val="37"/>
              <w:ind w:firstLine="0" w:firstLineChars="0"/>
              <w:rPr>
                <w:kern w:val="2"/>
                <w:sz w:val="21"/>
                <w:szCs w:val="24"/>
              </w:rPr>
            </w:pPr>
            <w:r>
              <w:rPr>
                <w:rFonts w:hint="eastAsia"/>
                <w:kern w:val="2"/>
                <w:sz w:val="21"/>
                <w:szCs w:val="24"/>
              </w:rPr>
              <w:t>了解缺陷类型占比</w:t>
            </w:r>
          </w:p>
        </w:tc>
      </w:tr>
      <w:tr w14:paraId="7744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B55C90">
            <w:pPr>
              <w:pStyle w:val="37"/>
              <w:ind w:firstLine="0" w:firstLineChars="0"/>
              <w:rPr>
                <w:kern w:val="2"/>
                <w:sz w:val="21"/>
                <w:szCs w:val="24"/>
              </w:rPr>
            </w:pPr>
            <w:r>
              <w:rPr>
                <w:rFonts w:hint="eastAsia"/>
                <w:kern w:val="2"/>
                <w:sz w:val="21"/>
                <w:szCs w:val="24"/>
              </w:rPr>
              <w:t>趋势曲线</w:t>
            </w:r>
          </w:p>
        </w:tc>
        <w:tc>
          <w:tcPr>
            <w:tcW w:w="0" w:type="auto"/>
          </w:tcPr>
          <w:p w14:paraId="21B9774A">
            <w:pPr>
              <w:pStyle w:val="37"/>
              <w:ind w:firstLine="0" w:firstLineChars="0"/>
              <w:rPr>
                <w:kern w:val="2"/>
                <w:sz w:val="21"/>
                <w:szCs w:val="24"/>
              </w:rPr>
            </w:pPr>
            <w:r>
              <w:rPr>
                <w:rFonts w:hint="eastAsia"/>
                <w:kern w:val="2"/>
                <w:sz w:val="21"/>
                <w:szCs w:val="24"/>
              </w:rPr>
              <w:t>选择维度→生成</w:t>
            </w:r>
          </w:p>
        </w:tc>
        <w:tc>
          <w:tcPr>
            <w:tcW w:w="0" w:type="auto"/>
          </w:tcPr>
          <w:p w14:paraId="3474197F">
            <w:pPr>
              <w:pStyle w:val="37"/>
              <w:ind w:firstLine="0" w:firstLineChars="0"/>
              <w:rPr>
                <w:kern w:val="2"/>
                <w:sz w:val="21"/>
                <w:szCs w:val="24"/>
              </w:rPr>
            </w:pPr>
            <w:r>
              <w:rPr>
                <w:rFonts w:hint="eastAsia"/>
                <w:kern w:val="2"/>
                <w:sz w:val="21"/>
                <w:szCs w:val="24"/>
              </w:rPr>
              <w:t>分析缺陷变化趋势</w:t>
            </w:r>
          </w:p>
        </w:tc>
      </w:tr>
      <w:tr w14:paraId="7AF4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BA2F02">
            <w:pPr>
              <w:pStyle w:val="37"/>
              <w:ind w:firstLine="0" w:firstLineChars="0"/>
              <w:rPr>
                <w:kern w:val="2"/>
                <w:sz w:val="21"/>
                <w:szCs w:val="24"/>
              </w:rPr>
            </w:pPr>
            <w:r>
              <w:rPr>
                <w:rFonts w:hint="eastAsia"/>
                <w:kern w:val="2"/>
                <w:sz w:val="21"/>
                <w:szCs w:val="24"/>
              </w:rPr>
              <w:t>热力图</w:t>
            </w:r>
          </w:p>
        </w:tc>
        <w:tc>
          <w:tcPr>
            <w:tcW w:w="0" w:type="auto"/>
          </w:tcPr>
          <w:p w14:paraId="46CFC81D">
            <w:pPr>
              <w:pStyle w:val="37"/>
              <w:ind w:firstLine="0" w:firstLineChars="0"/>
              <w:rPr>
                <w:kern w:val="2"/>
                <w:sz w:val="21"/>
                <w:szCs w:val="24"/>
              </w:rPr>
            </w:pPr>
            <w:r>
              <w:rPr>
                <w:rFonts w:hint="eastAsia"/>
                <w:kern w:val="2"/>
                <w:sz w:val="21"/>
                <w:szCs w:val="24"/>
              </w:rPr>
              <w:t>选择线路→查看</w:t>
            </w:r>
          </w:p>
        </w:tc>
        <w:tc>
          <w:tcPr>
            <w:tcW w:w="0" w:type="auto"/>
          </w:tcPr>
          <w:p w14:paraId="283CAA3E">
            <w:pPr>
              <w:pStyle w:val="37"/>
              <w:ind w:firstLine="0" w:firstLineChars="0"/>
              <w:rPr>
                <w:kern w:val="2"/>
                <w:sz w:val="21"/>
                <w:szCs w:val="24"/>
              </w:rPr>
            </w:pPr>
            <w:r>
              <w:rPr>
                <w:rFonts w:hint="eastAsia"/>
                <w:kern w:val="2"/>
                <w:sz w:val="21"/>
                <w:szCs w:val="24"/>
              </w:rPr>
              <w:t>定位缺陷高发区段</w:t>
            </w:r>
          </w:p>
        </w:tc>
      </w:tr>
      <w:tr w14:paraId="0A50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ECEC73">
            <w:pPr>
              <w:pStyle w:val="37"/>
              <w:ind w:firstLine="0" w:firstLineChars="0"/>
              <w:rPr>
                <w:kern w:val="2"/>
                <w:sz w:val="21"/>
                <w:szCs w:val="24"/>
              </w:rPr>
            </w:pPr>
            <w:r>
              <w:rPr>
                <w:rFonts w:hint="eastAsia"/>
                <w:kern w:val="2"/>
                <w:sz w:val="21"/>
                <w:szCs w:val="24"/>
              </w:rPr>
              <w:t>对比分析</w:t>
            </w:r>
          </w:p>
        </w:tc>
        <w:tc>
          <w:tcPr>
            <w:tcW w:w="0" w:type="auto"/>
          </w:tcPr>
          <w:p w14:paraId="4EFA428B">
            <w:pPr>
              <w:pStyle w:val="37"/>
              <w:ind w:firstLine="0" w:firstLineChars="0"/>
              <w:rPr>
                <w:kern w:val="2"/>
                <w:sz w:val="21"/>
                <w:szCs w:val="24"/>
              </w:rPr>
            </w:pPr>
            <w:r>
              <w:rPr>
                <w:rFonts w:hint="eastAsia"/>
                <w:kern w:val="2"/>
                <w:sz w:val="21"/>
                <w:szCs w:val="24"/>
              </w:rPr>
              <w:t>选择多任务→对比</w:t>
            </w:r>
          </w:p>
        </w:tc>
        <w:tc>
          <w:tcPr>
            <w:tcW w:w="0" w:type="auto"/>
          </w:tcPr>
          <w:p w14:paraId="6859CC10">
            <w:pPr>
              <w:pStyle w:val="37"/>
              <w:ind w:firstLine="0" w:firstLineChars="0"/>
              <w:rPr>
                <w:kern w:val="2"/>
                <w:sz w:val="21"/>
                <w:szCs w:val="24"/>
              </w:rPr>
            </w:pPr>
            <w:r>
              <w:rPr>
                <w:rFonts w:hint="eastAsia"/>
                <w:kern w:val="2"/>
                <w:sz w:val="21"/>
                <w:szCs w:val="24"/>
              </w:rPr>
              <w:t>评估治理效果</w:t>
            </w:r>
          </w:p>
        </w:tc>
      </w:tr>
    </w:tbl>
    <w:p w14:paraId="4860A930">
      <w:pPr>
        <w:pStyle w:val="4"/>
        <w:ind w:firstLine="480"/>
      </w:pPr>
      <w:r>
        <w:t>数据钻取：</w:t>
      </w:r>
    </w:p>
    <w:p w14:paraId="39845120">
      <w:pPr>
        <w:pStyle w:val="4"/>
        <w:ind w:firstLine="480"/>
      </w:pPr>
      <w:r>
        <w:t>点击图表中的数据点或区域</w:t>
      </w:r>
    </w:p>
    <w:p w14:paraId="10C183A1">
      <w:pPr>
        <w:pStyle w:val="4"/>
        <w:ind w:firstLine="480"/>
      </w:pPr>
      <w:r>
        <w:t>系统自动展开下一级详情</w:t>
      </w:r>
    </w:p>
    <w:p w14:paraId="21E9F634">
      <w:pPr>
        <w:pStyle w:val="4"/>
        <w:ind w:firstLine="480"/>
      </w:pPr>
      <w:r>
        <w:t>支持多层级钻取直至单条记录</w:t>
      </w:r>
    </w:p>
    <w:p w14:paraId="7EEF4054">
      <w:r>
        <w:br w:type="page"/>
      </w:r>
    </w:p>
    <w:p w14:paraId="4C8EC330">
      <w:pPr>
        <w:pStyle w:val="2"/>
      </w:pPr>
      <w:r>
        <w:rPr>
          <w:rFonts w:hint="eastAsia"/>
          <w:lang w:eastAsia="zh-CN"/>
        </w:rPr>
        <w:t>9</w:t>
      </w:r>
      <w:r>
        <w:t>. 项目进度计划</w:t>
      </w:r>
    </w:p>
    <w:tbl>
      <w:tblPr>
        <w:tblStyle w:val="2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4311"/>
        <w:gridCol w:w="3421"/>
      </w:tblGrid>
      <w:tr w14:paraId="4E87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pct"/>
            <w:vAlign w:val="center"/>
          </w:tcPr>
          <w:p w14:paraId="3E675C2B">
            <w:pPr>
              <w:tabs>
                <w:tab w:val="left" w:pos="540"/>
              </w:tabs>
              <w:spacing w:line="320" w:lineRule="exact"/>
              <w:jc w:val="center"/>
            </w:pPr>
            <w:r>
              <w:rPr>
                <w:rFonts w:hint="eastAsia"/>
              </w:rPr>
              <w:t>阶段</w:t>
            </w:r>
          </w:p>
        </w:tc>
        <w:tc>
          <w:tcPr>
            <w:tcW w:w="2529" w:type="pct"/>
          </w:tcPr>
          <w:p w14:paraId="0019A085">
            <w:pPr>
              <w:tabs>
                <w:tab w:val="left" w:pos="540"/>
              </w:tabs>
              <w:spacing w:line="320" w:lineRule="exact"/>
              <w:jc w:val="center"/>
            </w:pPr>
            <w:r>
              <w:rPr>
                <w:rFonts w:hint="eastAsia"/>
              </w:rPr>
              <w:t>期限（预计）</w:t>
            </w:r>
          </w:p>
        </w:tc>
        <w:tc>
          <w:tcPr>
            <w:tcW w:w="2007" w:type="pct"/>
          </w:tcPr>
          <w:p w14:paraId="70303798">
            <w:pPr>
              <w:tabs>
                <w:tab w:val="left" w:pos="540"/>
              </w:tabs>
              <w:spacing w:line="320" w:lineRule="exact"/>
              <w:jc w:val="center"/>
            </w:pPr>
            <w:r>
              <w:rPr>
                <w:rFonts w:hint="eastAsia"/>
              </w:rPr>
              <w:t>主要服务内容（里程碑）</w:t>
            </w:r>
          </w:p>
        </w:tc>
      </w:tr>
      <w:tr w14:paraId="7603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pct"/>
            <w:vAlign w:val="center"/>
          </w:tcPr>
          <w:p w14:paraId="119720DF">
            <w:pPr>
              <w:tabs>
                <w:tab w:val="left" w:pos="540"/>
              </w:tabs>
              <w:spacing w:line="320" w:lineRule="exact"/>
              <w:jc w:val="center"/>
            </w:pPr>
            <w:r>
              <w:rPr>
                <w:rFonts w:hint="eastAsia"/>
              </w:rPr>
              <w:t>1</w:t>
            </w:r>
          </w:p>
        </w:tc>
        <w:tc>
          <w:tcPr>
            <w:tcW w:w="2529" w:type="pct"/>
          </w:tcPr>
          <w:p w14:paraId="6058D598">
            <w:pPr>
              <w:tabs>
                <w:tab w:val="left" w:pos="540"/>
              </w:tabs>
              <w:spacing w:line="320" w:lineRule="exact"/>
            </w:pPr>
            <w:commentRangeStart w:id="17"/>
            <w:r>
              <w:rPr>
                <w:rFonts w:hint="eastAsia" w:ascii="宋体" w:hAnsi="宋体" w:eastAsia="宋体" w:cs="宋体"/>
                <w:spacing w:val="0"/>
                <w:kern w:val="21"/>
                <w:sz w:val="21"/>
                <w:szCs w:val="21"/>
                <w:highlight w:val="yellow"/>
              </w:rPr>
              <w:t>2026年</w:t>
            </w:r>
            <w:r>
              <w:rPr>
                <w:rFonts w:hint="eastAsia" w:ascii="宋体" w:hAnsi="宋体" w:eastAsia="宋体" w:cs="宋体"/>
                <w:spacing w:val="0"/>
                <w:kern w:val="21"/>
                <w:sz w:val="21"/>
                <w:szCs w:val="21"/>
                <w:highlight w:val="yellow"/>
                <w:lang w:val="en-US" w:eastAsia="zh-CN"/>
              </w:rPr>
              <w:t>5</w:t>
            </w:r>
            <w:r>
              <w:rPr>
                <w:rFonts w:hint="eastAsia" w:ascii="宋体" w:hAnsi="宋体" w:eastAsia="宋体" w:cs="宋体"/>
                <w:spacing w:val="0"/>
                <w:kern w:val="21"/>
                <w:sz w:val="21"/>
                <w:szCs w:val="21"/>
                <w:highlight w:val="yellow"/>
              </w:rPr>
              <w:t>月底前</w:t>
            </w:r>
            <w:commentRangeEnd w:id="17"/>
            <w:r>
              <w:commentReference w:id="17"/>
            </w:r>
          </w:p>
        </w:tc>
        <w:tc>
          <w:tcPr>
            <w:tcW w:w="2007" w:type="pct"/>
          </w:tcPr>
          <w:p w14:paraId="4ECA4873">
            <w:pPr>
              <w:tabs>
                <w:tab w:val="left" w:pos="540"/>
              </w:tabs>
              <w:spacing w:line="320" w:lineRule="exact"/>
              <w:rPr>
                <w:ins w:id="192" w:author="憨人" w:date="2026-03-31T10:39:17Z"/>
                <w:rFonts w:hint="eastAsia"/>
                <w:highlight w:val="yellow"/>
                <w:lang w:val="en-US" w:eastAsia="zh-CN"/>
              </w:rPr>
            </w:pPr>
            <w:ins w:id="193" w:author="憨人" w:date="2026-03-31T10:39:23Z">
              <w:r>
                <w:rPr>
                  <w:rFonts w:hint="eastAsia"/>
                  <w:highlight w:val="yellow"/>
                  <w:lang w:eastAsia="zh-CN"/>
                </w:rPr>
                <w:t>（</w:t>
              </w:r>
            </w:ins>
            <w:ins w:id="194" w:author="憨人" w:date="2026-03-31T10:39:23Z">
              <w:r>
                <w:rPr>
                  <w:rFonts w:hint="eastAsia"/>
                  <w:highlight w:val="yellow"/>
                  <w:lang w:val="en-US" w:eastAsia="zh-CN"/>
                </w:rPr>
                <w:t>1</w:t>
              </w:r>
            </w:ins>
            <w:ins w:id="195" w:author="憨人" w:date="2026-03-31T10:39:23Z">
              <w:r>
                <w:rPr>
                  <w:rFonts w:hint="eastAsia"/>
                  <w:highlight w:val="yellow"/>
                  <w:lang w:eastAsia="zh-CN"/>
                </w:rPr>
                <w:t>）</w:t>
              </w:r>
            </w:ins>
            <w:r>
              <w:rPr>
                <w:rFonts w:hint="eastAsia"/>
                <w:highlight w:val="yellow"/>
              </w:rPr>
              <w:t>完成</w:t>
            </w:r>
            <w:ins w:id="196" w:author="憨人" w:date="2026-03-31T10:39:11Z">
              <w:r>
                <w:rPr>
                  <w:rFonts w:hint="eastAsia"/>
                  <w:highlight w:val="yellow"/>
                  <w:lang w:val="en-US" w:eastAsia="zh-CN"/>
                </w:rPr>
                <w:t>所有</w:t>
              </w:r>
            </w:ins>
            <w:r>
              <w:rPr>
                <w:rFonts w:hint="eastAsia"/>
                <w:highlight w:val="yellow"/>
              </w:rPr>
              <w:t>软著</w:t>
            </w:r>
            <w:r>
              <w:rPr>
                <w:rFonts w:hint="eastAsia"/>
                <w:highlight w:val="yellow"/>
                <w:lang w:val="en-US" w:eastAsia="zh-CN"/>
              </w:rPr>
              <w:t>申报并获取登记证书</w:t>
            </w:r>
          </w:p>
          <w:p w14:paraId="25BF3225">
            <w:pPr>
              <w:tabs>
                <w:tab w:val="left" w:pos="540"/>
              </w:tabs>
              <w:spacing w:line="320" w:lineRule="exact"/>
              <w:rPr>
                <w:highlight w:val="yellow"/>
              </w:rPr>
            </w:pPr>
            <w:ins w:id="197" w:author="憨人" w:date="2026-03-31T10:39:25Z">
              <w:r>
                <w:rPr>
                  <w:rFonts w:hint="eastAsia"/>
                  <w:highlight w:val="yellow"/>
                  <w:lang w:val="en-US" w:eastAsia="zh-CN"/>
                </w:rPr>
                <w:t>（2）</w:t>
              </w:r>
            </w:ins>
            <w:ins w:id="198" w:author="憨人" w:date="2026-03-31T10:39:19Z">
              <w:r>
                <w:rPr>
                  <w:rFonts w:hint="eastAsia"/>
                  <w:highlight w:val="yellow"/>
                  <w:lang w:val="en-US" w:eastAsia="zh-CN"/>
                </w:rPr>
                <w:t>完成</w:t>
              </w:r>
            </w:ins>
            <w:ins w:id="199" w:author="憨人" w:date="2026-03-31T10:39:20Z">
              <w:r>
                <w:rPr>
                  <w:rFonts w:hint="eastAsia"/>
                  <w:highlight w:val="yellow"/>
                  <w:lang w:val="en-US" w:eastAsia="zh-CN"/>
                </w:rPr>
                <w:t>所有</w:t>
              </w:r>
            </w:ins>
            <w:del w:id="200" w:author="憨人" w:date="2026-03-31T10:39:17Z">
              <w:r>
                <w:rPr>
                  <w:rFonts w:hint="eastAsia"/>
                  <w:highlight w:val="yellow"/>
                  <w:lang w:eastAsia="zh-CN"/>
                </w:rPr>
                <w:delText>、</w:delText>
              </w:r>
            </w:del>
            <w:r>
              <w:rPr>
                <w:rFonts w:hint="eastAsia"/>
                <w:highlight w:val="yellow"/>
              </w:rPr>
              <w:t>专利申报</w:t>
            </w:r>
            <w:r>
              <w:rPr>
                <w:rFonts w:hint="eastAsia"/>
                <w:highlight w:val="yellow"/>
                <w:lang w:val="en-US" w:eastAsia="zh-CN"/>
              </w:rPr>
              <w:t>并获取受理通知书</w:t>
            </w:r>
            <w:r>
              <w:rPr>
                <w:rFonts w:hint="eastAsia"/>
                <w:highlight w:val="yellow"/>
              </w:rPr>
              <w:t>。</w:t>
            </w:r>
          </w:p>
        </w:tc>
      </w:tr>
      <w:tr w14:paraId="3E88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pct"/>
            <w:vAlign w:val="center"/>
          </w:tcPr>
          <w:p w14:paraId="59ABDA54">
            <w:pPr>
              <w:tabs>
                <w:tab w:val="left" w:pos="540"/>
              </w:tabs>
              <w:spacing w:line="320" w:lineRule="exact"/>
              <w:jc w:val="center"/>
            </w:pPr>
            <w:r>
              <w:rPr>
                <w:rFonts w:hint="eastAsia"/>
              </w:rPr>
              <w:t>2</w:t>
            </w:r>
          </w:p>
        </w:tc>
        <w:tc>
          <w:tcPr>
            <w:tcW w:w="2529" w:type="pct"/>
          </w:tcPr>
          <w:p w14:paraId="7261B8C5">
            <w:pPr>
              <w:tabs>
                <w:tab w:val="left" w:pos="540"/>
              </w:tabs>
              <w:spacing w:line="320" w:lineRule="exact"/>
              <w:rPr>
                <w:highlight w:val="yellow"/>
              </w:rPr>
            </w:pPr>
            <w:r>
              <w:rPr>
                <w:rFonts w:hint="eastAsia" w:ascii="宋体" w:hAnsi="宋体" w:eastAsia="宋体" w:cs="宋体"/>
                <w:spacing w:val="0"/>
                <w:kern w:val="21"/>
                <w:sz w:val="21"/>
                <w:szCs w:val="21"/>
                <w:highlight w:val="yellow"/>
              </w:rPr>
              <w:t>2026年9月底前</w:t>
            </w:r>
          </w:p>
        </w:tc>
        <w:tc>
          <w:tcPr>
            <w:tcW w:w="2007" w:type="pct"/>
          </w:tcPr>
          <w:p w14:paraId="477A20BE">
            <w:pPr>
              <w:tabs>
                <w:tab w:val="left" w:pos="540"/>
              </w:tabs>
              <w:spacing w:line="320" w:lineRule="exact"/>
              <w:rPr>
                <w:highlight w:val="yellow"/>
              </w:rPr>
            </w:pPr>
            <w:r>
              <w:rPr>
                <w:rFonts w:hint="eastAsia"/>
                <w:highlight w:val="yellow"/>
                <w:lang w:val="en-US" w:eastAsia="zh-CN"/>
              </w:rPr>
              <w:t>完成系统开发与</w:t>
            </w:r>
            <w:r>
              <w:rPr>
                <w:rFonts w:hint="eastAsia"/>
                <w:highlight w:val="yellow"/>
              </w:rPr>
              <w:t>系统集成</w:t>
            </w:r>
            <w:r>
              <w:rPr>
                <w:rFonts w:hint="eastAsia"/>
                <w:highlight w:val="yellow"/>
                <w:lang w:eastAsia="zh-CN"/>
              </w:rPr>
              <w:t>、</w:t>
            </w:r>
            <w:r>
              <w:rPr>
                <w:rFonts w:hint="eastAsia"/>
                <w:highlight w:val="yellow"/>
              </w:rPr>
              <w:t>部署测试</w:t>
            </w:r>
            <w:r>
              <w:rPr>
                <w:rFonts w:hint="eastAsia"/>
                <w:highlight w:val="yellow"/>
                <w:lang w:eastAsia="zh-CN"/>
              </w:rPr>
              <w:t>、</w:t>
            </w:r>
            <w:r>
              <w:rPr>
                <w:rFonts w:hint="eastAsia"/>
                <w:highlight w:val="yellow"/>
              </w:rPr>
              <w:t>联调</w:t>
            </w:r>
            <w:r>
              <w:rPr>
                <w:rFonts w:hint="eastAsia" w:ascii="宋体" w:hAnsi="宋体" w:eastAsia="宋体" w:cs="宋体"/>
                <w:spacing w:val="0"/>
                <w:kern w:val="21"/>
                <w:sz w:val="21"/>
                <w:szCs w:val="21"/>
                <w:highlight w:val="yellow"/>
              </w:rPr>
              <w:t>，具体要求以</w:t>
            </w:r>
            <w:del w:id="201" w:author="憨人" w:date="2026-03-31T10:39:31Z">
              <w:r>
                <w:rPr>
                  <w:rFonts w:hint="default" w:ascii="宋体" w:hAnsi="宋体" w:eastAsia="宋体" w:cs="宋体"/>
                  <w:spacing w:val="0"/>
                  <w:kern w:val="21"/>
                  <w:sz w:val="21"/>
                  <w:szCs w:val="21"/>
                  <w:highlight w:val="yellow"/>
                  <w:lang w:val="en-US"/>
                </w:rPr>
                <w:delText>甲方</w:delText>
              </w:r>
            </w:del>
            <w:ins w:id="202" w:author="憨人" w:date="2026-03-31T10:39:31Z">
              <w:r>
                <w:rPr>
                  <w:rFonts w:hint="eastAsia" w:ascii="宋体" w:hAnsi="宋体" w:cs="宋体"/>
                  <w:spacing w:val="0"/>
                  <w:kern w:val="21"/>
                  <w:sz w:val="21"/>
                  <w:szCs w:val="21"/>
                  <w:highlight w:val="yellow"/>
                  <w:lang w:val="en-US" w:eastAsia="zh-CN"/>
                </w:rPr>
                <w:t>业主</w:t>
              </w:r>
            </w:ins>
            <w:ins w:id="203" w:author="憨人" w:date="2026-03-31T10:39:59Z">
              <w:r>
                <w:rPr>
                  <w:rFonts w:hint="eastAsia" w:ascii="宋体" w:hAnsi="宋体" w:cs="宋体"/>
                  <w:spacing w:val="0"/>
                  <w:kern w:val="21"/>
                  <w:sz w:val="21"/>
                  <w:szCs w:val="21"/>
                  <w:highlight w:val="yellow"/>
                  <w:lang w:val="en-US" w:eastAsia="zh-CN"/>
                </w:rPr>
                <w:t>最终</w:t>
              </w:r>
            </w:ins>
            <w:ins w:id="204" w:author="憨人" w:date="2026-03-31T10:39:32Z">
              <w:r>
                <w:rPr>
                  <w:rFonts w:hint="eastAsia" w:ascii="宋体" w:hAnsi="宋体" w:cs="宋体"/>
                  <w:spacing w:val="0"/>
                  <w:kern w:val="21"/>
                  <w:sz w:val="21"/>
                  <w:szCs w:val="21"/>
                  <w:highlight w:val="yellow"/>
                  <w:lang w:val="en-US" w:eastAsia="zh-CN"/>
                </w:rPr>
                <w:t>需求</w:t>
              </w:r>
            </w:ins>
            <w:r>
              <w:rPr>
                <w:rFonts w:hint="eastAsia" w:ascii="宋体" w:hAnsi="宋体" w:eastAsia="宋体" w:cs="宋体"/>
                <w:spacing w:val="0"/>
                <w:kern w:val="21"/>
                <w:sz w:val="21"/>
                <w:szCs w:val="21"/>
                <w:highlight w:val="yellow"/>
              </w:rPr>
              <w:t>为准</w:t>
            </w:r>
            <w:r>
              <w:rPr>
                <w:rFonts w:hint="eastAsia"/>
                <w:highlight w:val="yellow"/>
              </w:rPr>
              <w:t>。</w:t>
            </w:r>
          </w:p>
        </w:tc>
      </w:tr>
      <w:tr w14:paraId="386C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pct"/>
            <w:vAlign w:val="center"/>
          </w:tcPr>
          <w:p w14:paraId="31E2016A">
            <w:pPr>
              <w:tabs>
                <w:tab w:val="left" w:pos="540"/>
              </w:tabs>
              <w:spacing w:line="320" w:lineRule="exact"/>
              <w:jc w:val="center"/>
            </w:pPr>
            <w:r>
              <w:t>3</w:t>
            </w:r>
          </w:p>
        </w:tc>
        <w:tc>
          <w:tcPr>
            <w:tcW w:w="2529" w:type="pct"/>
          </w:tcPr>
          <w:p w14:paraId="22987F40">
            <w:pPr>
              <w:rPr>
                <w:highlight w:val="yellow"/>
                <w:shd w:val="clear" w:color="auto" w:fill="E0E0E0"/>
              </w:rPr>
            </w:pPr>
            <w:r>
              <w:rPr>
                <w:rFonts w:hint="eastAsia" w:ascii="宋体" w:hAnsi="宋体" w:eastAsia="宋体" w:cs="宋体"/>
                <w:spacing w:val="0"/>
                <w:kern w:val="21"/>
                <w:sz w:val="21"/>
                <w:szCs w:val="21"/>
                <w:highlight w:val="yellow"/>
              </w:rPr>
              <w:t>2026年12月底前</w:t>
            </w:r>
          </w:p>
        </w:tc>
        <w:tc>
          <w:tcPr>
            <w:tcW w:w="2007" w:type="pct"/>
          </w:tcPr>
          <w:p w14:paraId="3434E96A">
            <w:pPr>
              <w:tabs>
                <w:tab w:val="left" w:pos="540"/>
              </w:tabs>
              <w:spacing w:line="320" w:lineRule="exact"/>
              <w:rPr>
                <w:highlight w:val="yellow"/>
              </w:rPr>
            </w:pPr>
            <w:r>
              <w:rPr>
                <w:rFonts w:hint="eastAsia" w:ascii="宋体" w:hAnsi="宋体" w:eastAsia="宋体" w:cs="宋体"/>
                <w:spacing w:val="0"/>
                <w:kern w:val="21"/>
                <w:sz w:val="21"/>
                <w:szCs w:val="21"/>
                <w:highlight w:val="yellow"/>
              </w:rPr>
              <w:t>完成</w:t>
            </w:r>
            <w:r>
              <w:rPr>
                <w:rFonts w:hint="eastAsia"/>
                <w:highlight w:val="yellow"/>
              </w:rPr>
              <w:t>软件操作</w:t>
            </w:r>
            <w:r>
              <w:rPr>
                <w:rFonts w:hint="eastAsia"/>
                <w:highlight w:val="yellow"/>
                <w:lang w:eastAsia="zh-CN"/>
              </w:rPr>
              <w:t>、</w:t>
            </w:r>
            <w:r>
              <w:rPr>
                <w:rFonts w:hint="eastAsia"/>
                <w:highlight w:val="yellow"/>
                <w:lang w:val="en-US" w:eastAsia="zh-CN"/>
              </w:rPr>
              <w:t>软件</w:t>
            </w:r>
            <w:r>
              <w:rPr>
                <w:rFonts w:hint="eastAsia"/>
                <w:highlight w:val="yellow"/>
              </w:rPr>
              <w:t>运维培训</w:t>
            </w:r>
            <w:r>
              <w:rPr>
                <w:rFonts w:hint="eastAsia"/>
                <w:highlight w:val="yellow"/>
                <w:lang w:eastAsia="zh-CN"/>
              </w:rPr>
              <w:t>、</w:t>
            </w:r>
            <w:r>
              <w:rPr>
                <w:rFonts w:hint="eastAsia"/>
                <w:highlight w:val="yellow"/>
              </w:rPr>
              <w:t>项目结题验收</w:t>
            </w:r>
            <w:ins w:id="205" w:author="憨人" w:date="2026-03-31T10:40:10Z">
              <w:r>
                <w:rPr>
                  <w:rFonts w:hint="eastAsia" w:ascii="宋体" w:hAnsi="宋体" w:eastAsia="宋体" w:cs="宋体"/>
                  <w:spacing w:val="0"/>
                  <w:kern w:val="21"/>
                  <w:sz w:val="21"/>
                  <w:szCs w:val="21"/>
                  <w:highlight w:val="yellow"/>
                </w:rPr>
                <w:t>，具体要求以</w:t>
              </w:r>
            </w:ins>
            <w:ins w:id="206" w:author="憨人" w:date="2026-03-31T10:40:10Z">
              <w:r>
                <w:rPr>
                  <w:rFonts w:hint="eastAsia" w:ascii="宋体" w:hAnsi="宋体" w:cs="宋体"/>
                  <w:spacing w:val="0"/>
                  <w:kern w:val="21"/>
                  <w:sz w:val="21"/>
                  <w:szCs w:val="21"/>
                  <w:highlight w:val="yellow"/>
                  <w:lang w:val="en-US" w:eastAsia="zh-CN"/>
                </w:rPr>
                <w:t>业主最终需求</w:t>
              </w:r>
            </w:ins>
            <w:ins w:id="207" w:author="憨人" w:date="2026-03-31T10:40:10Z">
              <w:r>
                <w:rPr>
                  <w:rFonts w:hint="eastAsia" w:ascii="宋体" w:hAnsi="宋体" w:eastAsia="宋体" w:cs="宋体"/>
                  <w:spacing w:val="0"/>
                  <w:kern w:val="21"/>
                  <w:sz w:val="21"/>
                  <w:szCs w:val="21"/>
                  <w:highlight w:val="yellow"/>
                </w:rPr>
                <w:t>为准</w:t>
              </w:r>
            </w:ins>
            <w:ins w:id="208" w:author="憨人" w:date="2026-03-31T10:40:10Z">
              <w:r>
                <w:rPr>
                  <w:rFonts w:hint="eastAsia"/>
                  <w:highlight w:val="yellow"/>
                </w:rPr>
                <w:t>。</w:t>
              </w:r>
            </w:ins>
          </w:p>
        </w:tc>
      </w:tr>
      <w:tr w14:paraId="24E5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09" w:author="憨人" w:date="2026-03-31T10:21:47Z"/>
        </w:trPr>
        <w:tc>
          <w:tcPr>
            <w:tcW w:w="462" w:type="pct"/>
            <w:vAlign w:val="center"/>
          </w:tcPr>
          <w:p w14:paraId="1F1C8BAF">
            <w:pPr>
              <w:tabs>
                <w:tab w:val="left" w:pos="540"/>
              </w:tabs>
              <w:spacing w:line="320" w:lineRule="exact"/>
              <w:jc w:val="center"/>
              <w:rPr>
                <w:ins w:id="210" w:author="憨人" w:date="2026-03-31T10:21:47Z"/>
                <w:rFonts w:hint="eastAsia" w:eastAsia="宋体"/>
                <w:lang w:val="en-US" w:eastAsia="zh-CN"/>
              </w:rPr>
            </w:pPr>
            <w:ins w:id="211" w:author="憨人" w:date="2026-03-31T10:21:49Z">
              <w:r>
                <w:rPr>
                  <w:rFonts w:hint="eastAsia"/>
                  <w:lang w:val="en-US" w:eastAsia="zh-CN"/>
                </w:rPr>
                <w:t>4</w:t>
              </w:r>
            </w:ins>
          </w:p>
        </w:tc>
        <w:tc>
          <w:tcPr>
            <w:tcW w:w="2529" w:type="pct"/>
          </w:tcPr>
          <w:p w14:paraId="7F867EF7">
            <w:pPr>
              <w:rPr>
                <w:ins w:id="212" w:author="憨人" w:date="2026-03-31T10:21:47Z"/>
                <w:rFonts w:hint="eastAsia" w:ascii="宋体" w:hAnsi="宋体" w:eastAsia="宋体" w:cs="宋体"/>
                <w:spacing w:val="0"/>
                <w:kern w:val="21"/>
                <w:sz w:val="21"/>
                <w:szCs w:val="21"/>
                <w:highlight w:val="yellow"/>
              </w:rPr>
            </w:pPr>
            <w:ins w:id="213" w:author="憨人" w:date="2026-03-31T10:25:48Z">
              <w:commentRangeStart w:id="18"/>
              <w:r>
                <w:rPr>
                  <w:rFonts w:hint="eastAsia" w:ascii="宋体" w:hAnsi="宋体" w:eastAsia="宋体" w:cs="宋体"/>
                  <w:spacing w:val="0"/>
                  <w:kern w:val="21"/>
                  <w:sz w:val="21"/>
                  <w:szCs w:val="21"/>
                  <w:highlight w:val="yellow"/>
                </w:rPr>
                <w:t>202</w:t>
              </w:r>
            </w:ins>
            <w:ins w:id="214" w:author="憨人" w:date="2026-03-31T10:26:10Z">
              <w:r>
                <w:rPr>
                  <w:rFonts w:hint="eastAsia" w:ascii="宋体" w:hAnsi="宋体" w:cs="宋体"/>
                  <w:spacing w:val="0"/>
                  <w:kern w:val="21"/>
                  <w:sz w:val="21"/>
                  <w:szCs w:val="21"/>
                  <w:highlight w:val="yellow"/>
                  <w:lang w:val="en-US" w:eastAsia="zh-CN"/>
                </w:rPr>
                <w:t>7</w:t>
              </w:r>
            </w:ins>
            <w:ins w:id="215" w:author="憨人" w:date="2026-03-31T10:25:48Z">
              <w:r>
                <w:rPr>
                  <w:rFonts w:hint="eastAsia" w:ascii="宋体" w:hAnsi="宋体" w:eastAsia="宋体" w:cs="宋体"/>
                  <w:spacing w:val="0"/>
                  <w:kern w:val="21"/>
                  <w:sz w:val="21"/>
                  <w:szCs w:val="21"/>
                  <w:highlight w:val="yellow"/>
                </w:rPr>
                <w:t>年12月底前</w:t>
              </w:r>
            </w:ins>
          </w:p>
        </w:tc>
        <w:tc>
          <w:tcPr>
            <w:tcW w:w="2007" w:type="pct"/>
          </w:tcPr>
          <w:p w14:paraId="40D8364E">
            <w:pPr>
              <w:tabs>
                <w:tab w:val="left" w:pos="540"/>
              </w:tabs>
              <w:spacing w:line="320" w:lineRule="exact"/>
              <w:rPr>
                <w:ins w:id="216" w:author="憨人" w:date="2026-03-31T10:21:47Z"/>
                <w:rFonts w:hint="default" w:ascii="宋体" w:hAnsi="宋体" w:eastAsia="宋体" w:cs="宋体"/>
                <w:spacing w:val="0"/>
                <w:kern w:val="21"/>
                <w:sz w:val="21"/>
                <w:szCs w:val="21"/>
                <w:highlight w:val="yellow"/>
                <w:lang w:val="en-US" w:eastAsia="zh-CN"/>
              </w:rPr>
            </w:pPr>
            <w:ins w:id="217" w:author="憨人" w:date="2026-03-31T10:39:00Z">
              <w:r>
                <w:rPr>
                  <w:rFonts w:hint="eastAsia" w:ascii="宋体" w:hAnsi="宋体" w:cs="宋体"/>
                  <w:spacing w:val="0"/>
                  <w:kern w:val="21"/>
                  <w:sz w:val="21"/>
                  <w:szCs w:val="21"/>
                  <w:highlight w:val="yellow"/>
                  <w:lang w:val="en-US" w:eastAsia="zh-CN"/>
                </w:rPr>
                <w:t>获取</w:t>
              </w:r>
            </w:ins>
            <w:ins w:id="218" w:author="憨人" w:date="2026-03-31T10:40:26Z">
              <w:r>
                <w:rPr>
                  <w:rFonts w:hint="eastAsia" w:ascii="宋体" w:hAnsi="宋体" w:cs="宋体"/>
                  <w:spacing w:val="0"/>
                  <w:kern w:val="21"/>
                  <w:sz w:val="21"/>
                  <w:szCs w:val="21"/>
                  <w:highlight w:val="yellow"/>
                  <w:lang w:val="en-US" w:eastAsia="zh-CN"/>
                </w:rPr>
                <w:t>所有</w:t>
              </w:r>
            </w:ins>
            <w:ins w:id="219" w:author="憨人" w:date="2026-03-31T10:39:01Z">
              <w:r>
                <w:rPr>
                  <w:rFonts w:hint="eastAsia" w:ascii="宋体" w:hAnsi="宋体" w:cs="宋体"/>
                  <w:spacing w:val="0"/>
                  <w:kern w:val="21"/>
                  <w:sz w:val="21"/>
                  <w:szCs w:val="21"/>
                  <w:highlight w:val="yellow"/>
                  <w:lang w:val="en-US" w:eastAsia="zh-CN"/>
                </w:rPr>
                <w:t>专利</w:t>
              </w:r>
            </w:ins>
            <w:ins w:id="220" w:author="憨人" w:date="2026-03-31T10:40:24Z">
              <w:r>
                <w:rPr>
                  <w:rFonts w:hint="eastAsia" w:ascii="宋体" w:hAnsi="宋体" w:cs="宋体"/>
                  <w:spacing w:val="0"/>
                  <w:kern w:val="21"/>
                  <w:sz w:val="21"/>
                  <w:szCs w:val="21"/>
                  <w:highlight w:val="yellow"/>
                  <w:lang w:val="en-US" w:eastAsia="zh-CN"/>
                </w:rPr>
                <w:t>证书</w:t>
              </w:r>
              <w:commentRangeEnd w:id="18"/>
            </w:ins>
            <w:r>
              <w:commentReference w:id="18"/>
            </w:r>
          </w:p>
        </w:tc>
      </w:tr>
      <w:bookmarkEnd w:id="158"/>
      <w:bookmarkEnd w:id="162"/>
    </w:tbl>
    <w:p w14:paraId="058C197A">
      <w:pPr>
        <w:pStyle w:val="2"/>
        <w:numPr>
          <w:ilvl w:val="0"/>
          <w:numId w:val="3"/>
          <w:ins w:id="222" w:author="晨沐" w:date="2026-04-13T10:25:44Z"/>
        </w:numPr>
        <w:rPr>
          <w:ins w:id="223" w:author="晨沐" w:date="2026-04-13T10:25:44Z"/>
          <w:rFonts w:hint="eastAsia"/>
          <w:lang w:val="en-US" w:eastAsia="zh-CN"/>
        </w:rPr>
        <w:pPrChange w:id="221" w:author="晨沐" w:date="2026-04-13T10:25:44Z">
          <w:pPr>
            <w:pStyle w:val="2"/>
          </w:pPr>
        </w:pPrChange>
      </w:pPr>
      <w:ins w:id="224" w:author="晨沐" w:date="2026-04-13T10:25:40Z">
        <w:r>
          <w:rPr>
            <w:rFonts w:hint="eastAsia"/>
            <w:lang w:val="en-US" w:eastAsia="zh-CN"/>
          </w:rPr>
          <w:t>补充</w:t>
        </w:r>
      </w:ins>
      <w:ins w:id="225" w:author="晨沐" w:date="2026-04-13T10:25:41Z">
        <w:r>
          <w:rPr>
            <w:rFonts w:hint="eastAsia"/>
            <w:lang w:val="en-US" w:eastAsia="zh-CN"/>
          </w:rPr>
          <w:t>说明</w:t>
        </w:r>
      </w:ins>
    </w:p>
    <w:p w14:paraId="722547AD">
      <w:pPr>
        <w:pStyle w:val="2"/>
        <w:numPr>
          <w:ilvl w:val="-1"/>
          <w:numId w:val="0"/>
        </w:numPr>
        <w:ind w:firstLine="482" w:firstLineChars="200"/>
        <w:rPr>
          <w:ins w:id="227" w:author="晨沐" w:date="2026-04-13T10:22:54Z"/>
          <w:rFonts w:hint="default" w:eastAsia="宋体"/>
          <w:lang w:val="en-US" w:eastAsia="zh-CN"/>
        </w:rPr>
        <w:pPrChange w:id="226" w:author="晨沐" w:date="2026-04-13T10:25:46Z">
          <w:pPr>
            <w:pStyle w:val="2"/>
          </w:pPr>
        </w:pPrChange>
      </w:pPr>
      <w:ins w:id="228" w:author="晨沐" w:date="2026-04-13T10:25:50Z">
        <w:r>
          <w:rPr>
            <w:rFonts w:hint="eastAsia"/>
            <w:lang w:val="en-US" w:eastAsia="zh-CN"/>
          </w:rPr>
          <w:t>说明：</w:t>
        </w:r>
      </w:ins>
      <w:ins w:id="229" w:author="晨沐" w:date="2026-04-13T10:24:00Z">
        <w:r>
          <w:rPr>
            <w:rFonts w:hint="eastAsia"/>
            <w:lang w:val="en-US" w:eastAsia="zh-CN"/>
          </w:rPr>
          <w:t>以上</w:t>
        </w:r>
      </w:ins>
      <w:ins w:id="230" w:author="晨沐" w:date="2026-04-13T10:26:00Z">
        <w:r>
          <w:rPr>
            <w:rFonts w:hint="eastAsia"/>
            <w:lang w:val="en-US" w:eastAsia="zh-CN"/>
          </w:rPr>
          <w:t>合同</w:t>
        </w:r>
      </w:ins>
      <w:ins w:id="231" w:author="晨沐" w:date="2026-04-13T10:26:04Z">
        <w:r>
          <w:rPr>
            <w:rFonts w:hint="eastAsia"/>
            <w:lang w:val="en-US" w:eastAsia="zh-CN"/>
          </w:rPr>
          <w:t>研究</w:t>
        </w:r>
      </w:ins>
      <w:ins w:id="232" w:author="晨沐" w:date="2026-04-13T10:26:05Z">
        <w:r>
          <w:rPr>
            <w:rFonts w:hint="eastAsia"/>
            <w:lang w:val="en-US" w:eastAsia="zh-CN"/>
          </w:rPr>
          <w:t>进度</w:t>
        </w:r>
      </w:ins>
      <w:ins w:id="233" w:author="晨沐" w:date="2026-04-13T10:26:07Z">
        <w:r>
          <w:rPr>
            <w:rFonts w:hint="eastAsia"/>
            <w:lang w:val="en-US" w:eastAsia="zh-CN"/>
          </w:rPr>
          <w:t>和</w:t>
        </w:r>
      </w:ins>
      <w:ins w:id="234" w:author="晨沐" w:date="2026-04-13T10:27:01Z">
        <w:r>
          <w:rPr>
            <w:rFonts w:hint="eastAsia"/>
            <w:lang w:eastAsia="zh-CN"/>
          </w:rPr>
          <w:t>地铁接触网智能化检测系统软件</w:t>
        </w:r>
      </w:ins>
      <w:ins w:id="235" w:author="晨沐" w:date="2026-04-13T10:27:05Z">
        <w:r>
          <w:rPr>
            <w:rFonts w:hint="eastAsia"/>
            <w:lang w:val="en-US" w:eastAsia="zh-CN"/>
          </w:rPr>
          <w:t>开发</w:t>
        </w:r>
      </w:ins>
      <w:ins w:id="236" w:author="晨沐" w:date="2026-04-13T10:27:33Z">
        <w:r>
          <w:rPr>
            <w:rFonts w:hint="eastAsia"/>
            <w:lang w:val="en-US" w:eastAsia="zh-CN"/>
          </w:rPr>
          <w:t>需</w:t>
        </w:r>
      </w:ins>
      <w:ins w:id="237" w:author="晨沐" w:date="2026-04-13T10:27:34Z">
        <w:r>
          <w:rPr>
            <w:rFonts w:hint="eastAsia"/>
            <w:lang w:val="en-US" w:eastAsia="zh-CN"/>
          </w:rPr>
          <w:t>根据</w:t>
        </w:r>
      </w:ins>
      <w:ins w:id="238" w:author="晨沐" w:date="2026-04-13T10:23:39Z">
        <w:r>
          <w:rPr>
            <w:rFonts w:hint="eastAsia"/>
            <w:lang w:val="en-US" w:eastAsia="zh-CN"/>
          </w:rPr>
          <w:t>甲方提供的</w:t>
        </w:r>
      </w:ins>
      <w:ins w:id="239" w:author="晨沐" w:date="2026-04-13T10:27:41Z">
        <w:r>
          <w:rPr>
            <w:rFonts w:hint="eastAsia"/>
            <w:lang w:val="en-US" w:eastAsia="zh-CN"/>
          </w:rPr>
          <w:t>接触网</w:t>
        </w:r>
      </w:ins>
      <w:ins w:id="240" w:author="晨沐" w:date="2026-04-13T10:27:44Z">
        <w:r>
          <w:rPr>
            <w:rFonts w:hint="eastAsia"/>
            <w:lang w:val="en-US" w:eastAsia="zh-CN"/>
          </w:rPr>
          <w:t>缺陷</w:t>
        </w:r>
      </w:ins>
      <w:ins w:id="241" w:author="晨沐" w:date="2026-04-13T10:27:45Z">
        <w:r>
          <w:rPr>
            <w:rFonts w:hint="eastAsia"/>
            <w:lang w:val="en-US" w:eastAsia="zh-CN"/>
          </w:rPr>
          <w:t>图像</w:t>
        </w:r>
      </w:ins>
      <w:ins w:id="242" w:author="晨沐" w:date="2026-04-13T10:27:49Z">
        <w:r>
          <w:rPr>
            <w:rFonts w:hint="eastAsia"/>
            <w:lang w:val="en-US" w:eastAsia="zh-CN"/>
          </w:rPr>
          <w:t>样本</w:t>
        </w:r>
      </w:ins>
      <w:ins w:id="243" w:author="晨沐" w:date="2026-04-13T10:23:39Z">
        <w:r>
          <w:rPr>
            <w:rFonts w:hint="eastAsia"/>
            <w:lang w:val="en-US" w:eastAsia="zh-CN"/>
          </w:rPr>
          <w:t>数据</w:t>
        </w:r>
      </w:ins>
      <w:ins w:id="244" w:author="晨沐" w:date="2026-04-13T10:28:01Z">
        <w:r>
          <w:rPr>
            <w:rFonts w:hint="eastAsia"/>
            <w:lang w:val="en-US" w:eastAsia="zh-CN"/>
          </w:rPr>
          <w:t>推进</w:t>
        </w:r>
      </w:ins>
      <w:ins w:id="245" w:author="晨沐" w:date="2026-04-13T10:28:39Z">
        <w:r>
          <w:rPr>
            <w:rFonts w:hint="eastAsia"/>
            <w:lang w:val="en-US" w:eastAsia="zh-CN"/>
          </w:rPr>
          <w:t>。</w:t>
        </w:r>
      </w:ins>
    </w:p>
    <w:p w14:paraId="04823095">
      <w:pPr>
        <w:pStyle w:val="4"/>
        <w:ind w:firstLine="0" w:firstLineChars="0"/>
        <w:rPr>
          <w:rFonts w:hint="eastAsia" w:ascii="宋体" w:hAnsi="宋体" w:cs="宋体"/>
          <w:color w:val="000000"/>
        </w:rPr>
        <w:pPrChange w:id="246" w:author="晨沐" w:date="2026-04-13T10:22:53Z">
          <w:pPr>
            <w:pStyle w:val="4"/>
            <w:ind w:firstLine="480"/>
          </w:pPr>
        </w:pPrChange>
      </w:pPr>
    </w:p>
    <w:p w14:paraId="4D913896">
      <w:pPr>
        <w:pStyle w:val="4"/>
        <w:ind w:firstLine="482"/>
        <w:rPr>
          <w:b/>
        </w:rPr>
      </w:pPr>
      <w:r>
        <w:rPr>
          <w:b/>
        </w:rPr>
        <w:t>双方确认和签署：</w:t>
      </w:r>
    </w:p>
    <w:tbl>
      <w:tblPr>
        <w:tblStyle w:val="24"/>
        <w:tblW w:w="8522" w:type="dxa"/>
        <w:jc w:val="center"/>
        <w:tblLayout w:type="autofit"/>
        <w:tblCellMar>
          <w:top w:w="0" w:type="dxa"/>
          <w:left w:w="108" w:type="dxa"/>
          <w:bottom w:w="0" w:type="dxa"/>
          <w:right w:w="108" w:type="dxa"/>
        </w:tblCellMar>
      </w:tblPr>
      <w:tblGrid>
        <w:gridCol w:w="4261"/>
        <w:gridCol w:w="4261"/>
      </w:tblGrid>
      <w:tr w14:paraId="7D0529DC">
        <w:tblPrEx>
          <w:tblCellMar>
            <w:top w:w="0" w:type="dxa"/>
            <w:left w:w="108" w:type="dxa"/>
            <w:bottom w:w="0" w:type="dxa"/>
            <w:right w:w="108" w:type="dxa"/>
          </w:tblCellMar>
        </w:tblPrEx>
        <w:trPr>
          <w:trHeight w:val="0" w:hRule="atLeast"/>
          <w:jc w:val="center"/>
        </w:trPr>
        <w:tc>
          <w:tcPr>
            <w:tcW w:w="4261" w:type="dxa"/>
          </w:tcPr>
          <w:p w14:paraId="6EB60294">
            <w:pPr>
              <w:snapToGrid w:val="0"/>
              <w:spacing w:line="320" w:lineRule="exact"/>
              <w:rPr>
                <w:b/>
              </w:rPr>
            </w:pPr>
            <w:r>
              <w:rPr>
                <w:rFonts w:hint="eastAsia"/>
                <w:b/>
              </w:rPr>
              <w:t>甲方（盖章）：</w:t>
            </w:r>
          </w:p>
          <w:p w14:paraId="14AB1883">
            <w:pPr>
              <w:snapToGrid w:val="0"/>
              <w:spacing w:line="320" w:lineRule="exact"/>
              <w:rPr>
                <w:b/>
              </w:rPr>
            </w:pPr>
          </w:p>
          <w:p w14:paraId="4EAE7922">
            <w:pPr>
              <w:snapToGrid w:val="0"/>
              <w:spacing w:line="320" w:lineRule="exact"/>
              <w:rPr>
                <w:b/>
              </w:rPr>
            </w:pPr>
          </w:p>
          <w:p w14:paraId="3E1C6227">
            <w:pPr>
              <w:snapToGrid w:val="0"/>
              <w:spacing w:line="320" w:lineRule="exact"/>
              <w:rPr>
                <w:b/>
              </w:rPr>
            </w:pPr>
          </w:p>
        </w:tc>
        <w:tc>
          <w:tcPr>
            <w:tcW w:w="4261" w:type="dxa"/>
          </w:tcPr>
          <w:p w14:paraId="731A04BA">
            <w:pPr>
              <w:snapToGrid w:val="0"/>
              <w:spacing w:line="320" w:lineRule="exact"/>
              <w:rPr>
                <w:b/>
              </w:rPr>
            </w:pPr>
            <w:r>
              <w:rPr>
                <w:rFonts w:hint="eastAsia"/>
                <w:b/>
              </w:rPr>
              <w:t>乙方（盖章）：</w:t>
            </w:r>
          </w:p>
          <w:p w14:paraId="404A0E9E">
            <w:pPr>
              <w:snapToGrid w:val="0"/>
              <w:spacing w:line="320" w:lineRule="exact"/>
              <w:rPr>
                <w:rFonts w:hint="eastAsia"/>
                <w:b/>
              </w:rPr>
            </w:pPr>
            <w:r>
              <w:rPr>
                <w:rFonts w:hint="eastAsia"/>
                <w:b/>
              </w:rPr>
              <w:t>上海交通大学</w:t>
            </w:r>
          </w:p>
          <w:p w14:paraId="6C1FF3DC">
            <w:pPr>
              <w:snapToGrid w:val="0"/>
              <w:spacing w:line="320" w:lineRule="exact"/>
              <w:rPr>
                <w:rFonts w:hint="eastAsia"/>
                <w:b/>
              </w:rPr>
            </w:pPr>
          </w:p>
          <w:p w14:paraId="292B3A19">
            <w:pPr>
              <w:snapToGrid w:val="0"/>
              <w:spacing w:line="320" w:lineRule="exact"/>
              <w:rPr>
                <w:rFonts w:hint="eastAsia"/>
                <w:b/>
              </w:rPr>
            </w:pPr>
          </w:p>
          <w:p w14:paraId="44EDB47C">
            <w:pPr>
              <w:snapToGrid w:val="0"/>
              <w:spacing w:line="320" w:lineRule="exact"/>
              <w:rPr>
                <w:rFonts w:hint="eastAsia"/>
                <w:b/>
              </w:rPr>
            </w:pPr>
          </w:p>
          <w:p w14:paraId="50ADA776">
            <w:pPr>
              <w:snapToGrid w:val="0"/>
              <w:spacing w:line="320" w:lineRule="exact"/>
              <w:rPr>
                <w:rFonts w:hint="eastAsia"/>
                <w:b/>
              </w:rPr>
            </w:pPr>
          </w:p>
        </w:tc>
      </w:tr>
      <w:tr w14:paraId="7383E441">
        <w:tblPrEx>
          <w:tblCellMar>
            <w:top w:w="0" w:type="dxa"/>
            <w:left w:w="108" w:type="dxa"/>
            <w:bottom w:w="0" w:type="dxa"/>
            <w:right w:w="108" w:type="dxa"/>
          </w:tblCellMar>
        </w:tblPrEx>
        <w:trPr>
          <w:trHeight w:val="0" w:hRule="atLeast"/>
          <w:jc w:val="center"/>
        </w:trPr>
        <w:tc>
          <w:tcPr>
            <w:tcW w:w="4261" w:type="dxa"/>
          </w:tcPr>
          <w:p w14:paraId="17EA4045">
            <w:pPr>
              <w:snapToGrid w:val="0"/>
              <w:spacing w:line="320" w:lineRule="exact"/>
              <w:rPr>
                <w:b/>
              </w:rPr>
            </w:pPr>
            <w:r>
              <w:rPr>
                <w:rFonts w:hint="eastAsia"/>
                <w:b/>
              </w:rPr>
              <w:t>法定代表人或其授权代表（打印体）：</w:t>
            </w:r>
          </w:p>
          <w:p w14:paraId="71C2715F">
            <w:pPr>
              <w:snapToGrid w:val="0"/>
              <w:spacing w:line="320" w:lineRule="exact"/>
              <w:rPr>
                <w:b/>
              </w:rPr>
            </w:pPr>
          </w:p>
          <w:p w14:paraId="64EDC5F8">
            <w:pPr>
              <w:snapToGrid w:val="0"/>
              <w:spacing w:line="320" w:lineRule="exact"/>
              <w:rPr>
                <w:b/>
              </w:rPr>
            </w:pPr>
          </w:p>
        </w:tc>
        <w:tc>
          <w:tcPr>
            <w:tcW w:w="4261" w:type="dxa"/>
          </w:tcPr>
          <w:p w14:paraId="1D6D0193">
            <w:pPr>
              <w:snapToGrid w:val="0"/>
              <w:spacing w:line="320" w:lineRule="exact"/>
              <w:rPr>
                <w:b/>
              </w:rPr>
            </w:pPr>
            <w:r>
              <w:rPr>
                <w:rFonts w:hint="eastAsia"/>
                <w:b/>
              </w:rPr>
              <w:t>法定代表人或其授权代表（打印体）：</w:t>
            </w:r>
          </w:p>
        </w:tc>
      </w:tr>
      <w:tr w14:paraId="596A2983">
        <w:tblPrEx>
          <w:tblCellMar>
            <w:top w:w="0" w:type="dxa"/>
            <w:left w:w="108" w:type="dxa"/>
            <w:bottom w:w="0" w:type="dxa"/>
            <w:right w:w="108" w:type="dxa"/>
          </w:tblCellMar>
        </w:tblPrEx>
        <w:trPr>
          <w:trHeight w:val="0" w:hRule="atLeast"/>
          <w:jc w:val="center"/>
        </w:trPr>
        <w:tc>
          <w:tcPr>
            <w:tcW w:w="4261" w:type="dxa"/>
          </w:tcPr>
          <w:p w14:paraId="3502F315">
            <w:pPr>
              <w:snapToGrid w:val="0"/>
              <w:spacing w:line="320" w:lineRule="exact"/>
              <w:rPr>
                <w:b/>
              </w:rPr>
            </w:pPr>
            <w:r>
              <w:rPr>
                <w:rFonts w:hint="eastAsia"/>
                <w:b/>
              </w:rPr>
              <w:t>签字：</w:t>
            </w:r>
          </w:p>
          <w:p w14:paraId="4C0AE1A5">
            <w:pPr>
              <w:snapToGrid w:val="0"/>
              <w:spacing w:line="320" w:lineRule="exact"/>
              <w:rPr>
                <w:b/>
              </w:rPr>
            </w:pPr>
          </w:p>
          <w:p w14:paraId="217E28E6">
            <w:pPr>
              <w:snapToGrid w:val="0"/>
              <w:spacing w:line="320" w:lineRule="exact"/>
              <w:rPr>
                <w:b/>
              </w:rPr>
            </w:pPr>
          </w:p>
        </w:tc>
        <w:tc>
          <w:tcPr>
            <w:tcW w:w="4261" w:type="dxa"/>
          </w:tcPr>
          <w:p w14:paraId="3A1A4450">
            <w:pPr>
              <w:snapToGrid w:val="0"/>
              <w:spacing w:line="320" w:lineRule="exact"/>
              <w:rPr>
                <w:b/>
              </w:rPr>
            </w:pPr>
            <w:r>
              <w:rPr>
                <w:rFonts w:hint="eastAsia"/>
                <w:b/>
              </w:rPr>
              <w:t>签字：</w:t>
            </w:r>
          </w:p>
          <w:p w14:paraId="5A1E69F9">
            <w:pPr>
              <w:snapToGrid w:val="0"/>
              <w:spacing w:line="320" w:lineRule="exact"/>
              <w:rPr>
                <w:b/>
              </w:rPr>
            </w:pPr>
          </w:p>
        </w:tc>
      </w:tr>
      <w:tr w14:paraId="0C054257">
        <w:tblPrEx>
          <w:tblCellMar>
            <w:top w:w="0" w:type="dxa"/>
            <w:left w:w="108" w:type="dxa"/>
            <w:bottom w:w="0" w:type="dxa"/>
            <w:right w:w="108" w:type="dxa"/>
          </w:tblCellMar>
        </w:tblPrEx>
        <w:trPr>
          <w:trHeight w:val="0" w:hRule="atLeast"/>
          <w:jc w:val="center"/>
        </w:trPr>
        <w:tc>
          <w:tcPr>
            <w:tcW w:w="4261" w:type="dxa"/>
          </w:tcPr>
          <w:p w14:paraId="7AAED5CA">
            <w:pPr>
              <w:snapToGrid w:val="0"/>
              <w:spacing w:line="320" w:lineRule="exact"/>
              <w:rPr>
                <w:b/>
              </w:rPr>
            </w:pPr>
            <w:r>
              <w:rPr>
                <w:rFonts w:hint="eastAsia"/>
                <w:b/>
              </w:rPr>
              <w:t>职务：</w:t>
            </w:r>
          </w:p>
          <w:p w14:paraId="5DBAEA1C">
            <w:pPr>
              <w:snapToGrid w:val="0"/>
              <w:spacing w:line="320" w:lineRule="exact"/>
              <w:rPr>
                <w:b/>
              </w:rPr>
            </w:pPr>
          </w:p>
        </w:tc>
        <w:tc>
          <w:tcPr>
            <w:tcW w:w="4261" w:type="dxa"/>
          </w:tcPr>
          <w:p w14:paraId="37528A94">
            <w:pPr>
              <w:snapToGrid w:val="0"/>
              <w:spacing w:line="320" w:lineRule="exact"/>
              <w:rPr>
                <w:b/>
              </w:rPr>
            </w:pPr>
            <w:r>
              <w:rPr>
                <w:rFonts w:hint="eastAsia"/>
                <w:b/>
              </w:rPr>
              <w:t>职务：</w:t>
            </w:r>
          </w:p>
        </w:tc>
      </w:tr>
    </w:tbl>
    <w:p w14:paraId="34CD7072">
      <w:pPr>
        <w:spacing w:line="320" w:lineRule="exact"/>
        <w:rPr>
          <w:b/>
        </w:rPr>
      </w:pP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晨沐" w:date="2026-04-13T09:25:10Z" w:initials="">
    <w:p w14:paraId="41C6B423">
      <w:pPr>
        <w:pStyle w:val="13"/>
        <w:rPr>
          <w:rFonts w:hint="eastAsia"/>
          <w:lang w:val="en-US" w:eastAsia="zh-CN"/>
        </w:rPr>
      </w:pPr>
      <w:r>
        <w:rPr>
          <w:rFonts w:hint="eastAsia"/>
          <w:lang w:val="en-US" w:eastAsia="zh-CN"/>
        </w:rPr>
        <w:t>说明，这部分是对“接触网智能化检测系统软件”整体介绍，也包含了车载图像采集功能。图像采集不是本合同研究对象。</w:t>
      </w:r>
    </w:p>
    <w:p w14:paraId="31BC8352">
      <w:pPr>
        <w:pStyle w:val="13"/>
        <w:rPr>
          <w:rFonts w:hint="eastAsia"/>
          <w:lang w:val="en-US" w:eastAsia="zh-CN"/>
        </w:rPr>
      </w:pPr>
    </w:p>
    <w:p w14:paraId="5FAB79A4">
      <w:pPr>
        <w:pStyle w:val="13"/>
        <w:rPr>
          <w:rFonts w:hint="eastAsia"/>
          <w:lang w:val="en-US" w:eastAsia="zh-CN"/>
        </w:rPr>
      </w:pPr>
      <w:r>
        <w:rPr>
          <w:rFonts w:hint="eastAsia"/>
          <w:lang w:val="en-US" w:eastAsia="zh-CN"/>
        </w:rPr>
        <w:t>可进行如下修改</w:t>
      </w:r>
    </w:p>
    <w:p w14:paraId="4AA4AA38">
      <w:pPr>
        <w:pStyle w:val="13"/>
        <w:rPr>
          <w:rFonts w:hint="eastAsia"/>
          <w:lang w:val="en-US" w:eastAsia="zh-CN"/>
        </w:rPr>
      </w:pPr>
    </w:p>
    <w:p w14:paraId="093184CB">
      <w:pPr>
        <w:pStyle w:val="13"/>
        <w:rPr>
          <w:rFonts w:hint="eastAsia" w:eastAsia="宋体"/>
          <w:lang w:eastAsia="zh-CN"/>
        </w:rPr>
      </w:pPr>
      <w:r>
        <w:rPr>
          <w:rFonts w:hint="eastAsia"/>
          <w:lang w:eastAsia="zh-CN"/>
        </w:rPr>
        <w:t>“</w:t>
      </w:r>
      <w:r>
        <w:t>本项目依托福州地铁现有接触网检测车硬件平台，聚焦软件核心研发与硬件协同调测，构建一套AI智能识别接触网系统。</w:t>
      </w:r>
      <w:r>
        <w:rPr>
          <w:rFonts w:hint="eastAsia"/>
          <w:lang w:eastAsia="zh-CN"/>
        </w:rPr>
        <w:t>”</w:t>
      </w:r>
    </w:p>
    <w:p w14:paraId="3DA42D22">
      <w:pPr>
        <w:pStyle w:val="13"/>
      </w:pPr>
    </w:p>
    <w:p w14:paraId="18874298">
      <w:pPr>
        <w:pStyle w:val="13"/>
        <w:rPr>
          <w:rFonts w:hint="eastAsia" w:eastAsia="宋体"/>
          <w:lang w:val="en-US" w:eastAsia="zh-CN"/>
        </w:rPr>
      </w:pPr>
      <w:r>
        <w:rPr>
          <w:rFonts w:hint="eastAsia"/>
          <w:lang w:eastAsia="zh-CN"/>
        </w:rPr>
        <w:t>“</w:t>
      </w:r>
      <w:r>
        <w:t>地铁接触网智能化检测系统面向接触网巡检"分析—决策"闭环业务，构建"车载现场作业 + 地面集中管理"双端协同的技术体系。系统依托AI视觉识别技术，实现缺陷智能识别、人工复核确认</w:t>
      </w:r>
      <w:r>
        <w:rPr>
          <w:rFonts w:hint="eastAsia"/>
          <w:lang w:eastAsia="zh-CN"/>
        </w:rPr>
        <w:t>、</w:t>
      </w:r>
      <w:r>
        <w:t>报表输出与缺陷治理的全流程自动化支撑，显著提升检测效率与运维决策水平。</w:t>
      </w:r>
      <w:r>
        <w:rPr>
          <w:rFonts w:hint="eastAsia"/>
          <w:lang w:eastAsia="zh-CN"/>
        </w:rPr>
        <w:t>”</w:t>
      </w:r>
    </w:p>
    <w:p w14:paraId="10F40072">
      <w:pPr>
        <w:pStyle w:val="13"/>
        <w:rPr>
          <w:rFonts w:hint="default"/>
          <w:lang w:val="en-US" w:eastAsia="zh-CN"/>
        </w:rPr>
      </w:pPr>
    </w:p>
  </w:comment>
  <w:comment w:id="1" w:author="晨沐" w:date="2026-04-13T09:34:29Z" w:initials="">
    <w:p w14:paraId="46CCDD71">
      <w:pPr>
        <w:pStyle w:val="13"/>
        <w:rPr>
          <w:rFonts w:hint="eastAsia"/>
          <w:lang w:val="en-US" w:eastAsia="zh-CN"/>
        </w:rPr>
      </w:pPr>
      <w:r>
        <w:rPr>
          <w:rFonts w:hint="eastAsia"/>
          <w:lang w:val="en-US" w:eastAsia="zh-CN"/>
        </w:rPr>
        <w:t>“实时”的接受度是多少？</w:t>
      </w:r>
    </w:p>
    <w:p w14:paraId="7828BC74">
      <w:pPr>
        <w:pStyle w:val="13"/>
        <w:rPr>
          <w:rFonts w:hint="default"/>
          <w:lang w:val="en-US" w:eastAsia="zh-CN"/>
        </w:rPr>
      </w:pPr>
      <w:r>
        <w:rPr>
          <w:rFonts w:hint="eastAsia"/>
          <w:lang w:val="en-US" w:eastAsia="zh-CN"/>
        </w:rPr>
        <w:t>现有车载系统搭载英伟达3080芯片，对高像素图片识别时间较慢，可达到10s量级，这个时间是否能认定为实时</w:t>
      </w:r>
    </w:p>
  </w:comment>
  <w:comment w:id="2" w:author="晨沐" w:date="2026-04-13T09:37:34Z" w:initials="">
    <w:p w14:paraId="2FC5AEAF">
      <w:pPr>
        <w:pStyle w:val="13"/>
        <w:rPr>
          <w:rFonts w:hint="default" w:eastAsia="宋体"/>
          <w:lang w:val="en-US" w:eastAsia="zh-CN"/>
        </w:rPr>
      </w:pPr>
      <w:r>
        <w:rPr>
          <w:rFonts w:hint="eastAsia"/>
          <w:lang w:val="en-US" w:eastAsia="zh-CN"/>
        </w:rPr>
        <w:t>智能成像层面是车载图像采集软件部分工作，建议删除这一段话</w:t>
      </w:r>
    </w:p>
  </w:comment>
  <w:comment w:id="3" w:author="晨沐" w:date="2026-04-13T09:36:35Z" w:initials="">
    <w:p w14:paraId="784F6353">
      <w:pPr>
        <w:pStyle w:val="13"/>
        <w:rPr>
          <w:rFonts w:hint="default" w:eastAsia="宋体"/>
          <w:lang w:val="en-US" w:eastAsia="zh-CN"/>
        </w:rPr>
      </w:pPr>
      <w:r>
        <w:rPr>
          <w:rFonts w:hint="eastAsia"/>
          <w:lang w:val="en-US" w:eastAsia="zh-CN"/>
        </w:rPr>
        <w:t>说明，大规模样本集需要提供大量图像素材，开展工作后需沟通</w:t>
      </w:r>
    </w:p>
  </w:comment>
  <w:comment w:id="4" w:author="晨沐" w:date="2026-04-13T09:38:19Z" w:initials="">
    <w:p w14:paraId="23404EFB">
      <w:pPr>
        <w:pStyle w:val="13"/>
        <w:rPr>
          <w:rFonts w:hint="default" w:eastAsia="宋体"/>
          <w:lang w:val="en-US" w:eastAsia="zh-CN"/>
        </w:rPr>
      </w:pPr>
      <w:r>
        <w:rPr>
          <w:rFonts w:hint="eastAsia"/>
          <w:lang w:val="en-US" w:eastAsia="zh-CN"/>
        </w:rPr>
        <w:t>建议把v8删掉，实际运用的可能是YOLOv11或其他YOLO算法</w:t>
      </w:r>
    </w:p>
  </w:comment>
  <w:comment w:id="5" w:author="晨沐" w:date="2026-04-13T10:14:57Z" w:initials="">
    <w:p w14:paraId="3BC8EFA0">
      <w:pPr>
        <w:pStyle w:val="13"/>
        <w:rPr>
          <w:rFonts w:hint="default" w:eastAsia="宋体"/>
          <w:lang w:val="en-US" w:eastAsia="zh-CN"/>
        </w:rPr>
      </w:pPr>
      <w:r>
        <w:t>《可行性研究报告 v1.8》</w:t>
      </w:r>
      <w:r>
        <w:rPr>
          <w:rFonts w:hint="eastAsia"/>
          <w:lang w:val="en-US" w:eastAsia="zh-CN"/>
        </w:rPr>
        <w:t>中准确率为90%</w:t>
      </w:r>
    </w:p>
  </w:comment>
  <w:comment w:id="6" w:author="刘正源" w:date="2026-04-09T13:49:13Z" w:initials="">
    <w:p w14:paraId="16A93654">
      <w:pPr>
        <w:pStyle w:val="13"/>
        <w:rPr>
          <w:rFonts w:hint="default" w:eastAsia="宋体"/>
          <w:lang w:val="en-US" w:eastAsia="zh-CN"/>
        </w:rPr>
      </w:pPr>
      <w:r>
        <w:rPr>
          <w:rFonts w:hint="eastAsia"/>
          <w:lang w:val="en-US" w:eastAsia="zh-CN"/>
        </w:rPr>
        <w:t>需要人工复核专家在地面端进行“确认/驳回”判断和操作，并整理数据库（数据集）。推荐采用半自动化闭环的方式对模型进行迭代。</w:t>
      </w:r>
    </w:p>
  </w:comment>
  <w:comment w:id="7" w:author="晨沐" w:date="2026-04-13T09:48:55Z" w:initials="">
    <w:p w14:paraId="2B5B17DA">
      <w:pPr>
        <w:pStyle w:val="13"/>
        <w:rPr>
          <w:rFonts w:hint="default" w:eastAsia="宋体"/>
          <w:lang w:val="en-US" w:eastAsia="zh-CN"/>
        </w:rPr>
      </w:pPr>
      <w:r>
        <w:rPr>
          <w:rFonts w:hint="eastAsia"/>
          <w:lang w:val="en-US" w:eastAsia="zh-CN"/>
        </w:rPr>
        <w:t>这一部分是车载采集软件功能</w:t>
      </w:r>
    </w:p>
  </w:comment>
  <w:comment w:id="8" w:author="晨沐" w:date="2026-04-13T10:00:58Z" w:initials="">
    <w:p w14:paraId="1AEF444B">
      <w:pPr>
        <w:pStyle w:val="13"/>
        <w:rPr>
          <w:rFonts w:hint="default" w:eastAsia="宋体"/>
          <w:lang w:val="en-US" w:eastAsia="zh-CN"/>
        </w:rPr>
      </w:pPr>
      <w:r>
        <w:rPr>
          <w:rFonts w:hint="eastAsia"/>
          <w:lang w:val="en-US" w:eastAsia="zh-CN"/>
        </w:rPr>
        <w:t>说明：“一杆一档”成果库主要在车辆采集软件部分生成，分析软件主要是把接触网缺陷记录跟原始文件关联</w:t>
      </w:r>
    </w:p>
  </w:comment>
  <w:comment w:id="9" w:author="晨沐" w:date="2026-04-13T10:08:52Z" w:initials="">
    <w:p w14:paraId="5CE8BF23">
      <w:pPr>
        <w:pStyle w:val="13"/>
        <w:rPr>
          <w:rFonts w:hint="default" w:eastAsia="宋体"/>
          <w:lang w:val="en-US" w:eastAsia="zh-CN"/>
        </w:rPr>
      </w:pPr>
      <w:r>
        <w:rPr>
          <w:rFonts w:hint="eastAsia"/>
          <w:lang w:val="en-US" w:eastAsia="zh-CN"/>
        </w:rPr>
        <w:t>说明：在软件双屏显示千万像素图片没有问题。1.27亿像素单张要几百兆，还要双屏显示，软件可能会崩溃</w:t>
      </w:r>
    </w:p>
  </w:comment>
  <w:comment w:id="10" w:author="晨沐" w:date="2026-04-13T10:48:40Z" w:initials="">
    <w:p w14:paraId="69BC494E">
      <w:pPr>
        <w:pStyle w:val="13"/>
        <w:rPr>
          <w:rFonts w:hint="default" w:eastAsia="宋体"/>
          <w:lang w:val="en-US" w:eastAsia="zh-CN"/>
        </w:rPr>
      </w:pPr>
      <w:r>
        <w:rPr>
          <w:rFonts w:hint="eastAsia"/>
          <w:lang w:val="en-US" w:eastAsia="zh-CN"/>
        </w:rPr>
        <w:t>需求文档为90%</w:t>
      </w:r>
    </w:p>
  </w:comment>
  <w:comment w:id="11" w:author="晨沐" w:date="2026-04-13T10:50:11Z" w:initials="">
    <w:p w14:paraId="488CAC8C">
      <w:pPr>
        <w:pStyle w:val="13"/>
        <w:rPr>
          <w:strike/>
          <w:dstrike w:val="0"/>
        </w:rPr>
      </w:pPr>
      <w:r>
        <w:annotationRef/>
      </w:r>
    </w:p>
  </w:comment>
  <w:comment w:id="12" w:author="晨沐" w:date="2026-04-13T10:50:55Z" w:initials="">
    <w:p w14:paraId="67260353">
      <w:pPr>
        <w:pStyle w:val="13"/>
        <w:rPr>
          <w:rFonts w:hint="eastAsia"/>
          <w:lang w:val="en-US" w:eastAsia="zh-CN"/>
        </w:rPr>
      </w:pPr>
      <w:r>
        <w:rPr>
          <w:rFonts w:hint="eastAsia"/>
          <w:lang w:val="en-US" w:eastAsia="zh-CN"/>
        </w:rPr>
        <w:t>提报率与有效检出率是矛盾指标，很难兼顾</w:t>
      </w:r>
    </w:p>
    <w:p w14:paraId="7BD6D2BF">
      <w:pPr>
        <w:pStyle w:val="13"/>
        <w:rPr>
          <w:rFonts w:hint="default"/>
          <w:lang w:val="en-US" w:eastAsia="zh-CN"/>
        </w:rPr>
      </w:pPr>
      <w:r>
        <w:rPr>
          <w:rFonts w:hint="eastAsia"/>
          <w:lang w:val="en-US" w:eastAsia="zh-CN"/>
        </w:rPr>
        <w:t>建议删除提报率指标</w:t>
      </w:r>
    </w:p>
    <w:p w14:paraId="13631AFC">
      <w:pPr>
        <w:pStyle w:val="3"/>
        <w:rPr>
          <w:rFonts w:hint="eastAsia"/>
          <w:color w:val="E54C5E" w:themeColor="accent6"/>
          <w:lang w:eastAsia="zh-CN"/>
          <w14:textFill>
            <w14:solidFill>
              <w14:schemeClr w14:val="accent6"/>
            </w14:solidFill>
          </w14:textFill>
        </w:rPr>
      </w:pPr>
      <w:r>
        <w:rPr>
          <w:rFonts w:hint="eastAsia"/>
          <w:color w:val="E54C5E" w:themeColor="accent6"/>
          <w:lang w:eastAsia="zh-CN"/>
          <w14:textFill>
            <w14:solidFill>
              <w14:schemeClr w14:val="accent6"/>
            </w14:solidFill>
          </w14:textFill>
        </w:rPr>
        <w:t>既要“检出率≥9</w:t>
      </w:r>
      <w:r>
        <w:rPr>
          <w:rFonts w:hint="eastAsia"/>
          <w:color w:val="E54C5E" w:themeColor="accent6"/>
          <w:lang w:val="en-US" w:eastAsia="zh-CN"/>
          <w14:textFill>
            <w14:solidFill>
              <w14:schemeClr w14:val="accent6"/>
            </w14:solidFill>
          </w14:textFill>
        </w:rPr>
        <w:t>0</w:t>
      </w:r>
      <w:r>
        <w:rPr>
          <w:rFonts w:hint="eastAsia"/>
          <w:color w:val="E54C5E" w:themeColor="accent6"/>
          <w:lang w:eastAsia="zh-CN"/>
          <w14:textFill>
            <w14:solidFill>
              <w14:schemeClr w14:val="accent6"/>
            </w14:solidFill>
          </w14:textFill>
        </w:rPr>
        <w:t>%”，又要“提报率≤0.3%”</w:t>
      </w:r>
    </w:p>
    <w:p w14:paraId="65DE58FE">
      <w:pPr>
        <w:pStyle w:val="13"/>
        <w:rPr>
          <w:rFonts w:hint="default"/>
          <w:lang w:val="en-US" w:eastAsia="zh-CN"/>
        </w:rPr>
      </w:pPr>
      <w:r>
        <w:rPr>
          <w:rFonts w:hint="eastAsia"/>
          <w:color w:val="E54C5E" w:themeColor="accent6"/>
          <w:lang w:eastAsia="zh-CN"/>
          <w14:textFill>
            <w14:solidFill>
              <w14:schemeClr w14:val="accent6"/>
            </w14:solidFill>
          </w14:textFill>
        </w:rPr>
        <w:t>检出率 9</w:t>
      </w:r>
      <w:r>
        <w:rPr>
          <w:rFonts w:hint="eastAsia"/>
          <w:color w:val="E54C5E" w:themeColor="accent6"/>
          <w:lang w:val="en-US" w:eastAsia="zh-CN"/>
          <w14:textFill>
            <w14:solidFill>
              <w14:schemeClr w14:val="accent6"/>
            </w14:solidFill>
          </w14:textFill>
        </w:rPr>
        <w:t>0</w:t>
      </w:r>
      <w:r>
        <w:rPr>
          <w:rFonts w:hint="eastAsia"/>
          <w:color w:val="E54C5E" w:themeColor="accent6"/>
          <w:lang w:eastAsia="zh-CN"/>
          <w14:textFill>
            <w14:solidFill>
              <w14:schemeClr w14:val="accent6"/>
            </w14:solidFill>
          </w14:textFill>
        </w:rPr>
        <w:t>% 意味着 AI 必须</w:t>
      </w:r>
      <w:r>
        <w:rPr>
          <w:rFonts w:hint="eastAsia"/>
          <w:color w:val="E54C5E" w:themeColor="accent6"/>
          <w:lang w:val="en-US" w:eastAsia="zh-CN"/>
          <w14:textFill>
            <w14:solidFill>
              <w14:schemeClr w14:val="accent6"/>
            </w14:solidFill>
          </w14:textFill>
        </w:rPr>
        <w:t>比较</w:t>
      </w:r>
      <w:r>
        <w:rPr>
          <w:rFonts w:hint="eastAsia"/>
          <w:color w:val="E54C5E" w:themeColor="accent6"/>
          <w:lang w:eastAsia="zh-CN"/>
          <w14:textFill>
            <w14:solidFill>
              <w14:schemeClr w14:val="accent6"/>
            </w14:solidFill>
          </w14:textFill>
        </w:rPr>
        <w:t>敏感，宁可错杀一千不可放过一个；但提报率（假阳性/误报率）≤ 0.3% 意味着 AI 必须极其克制，绝不能瞎报错。在 1.27 亿像素的复杂环境下，针对微小缺陷，很难同时满足这两个极端指标。</w:t>
      </w:r>
    </w:p>
  </w:comment>
  <w:comment w:id="13" w:author="晨沐" w:date="2026-04-13T10:49:13Z" w:initials="">
    <w:p w14:paraId="1B8ABBAF">
      <w:pPr>
        <w:pStyle w:val="13"/>
        <w:rPr>
          <w:rFonts w:hint="eastAsia"/>
          <w:lang w:val="en-US" w:eastAsia="zh-CN"/>
        </w:rPr>
      </w:pPr>
      <w:r>
        <w:rPr>
          <w:rFonts w:hint="eastAsia"/>
          <w:lang w:val="en-US" w:eastAsia="zh-CN"/>
        </w:rPr>
        <w:t>此处需强调地面分析软件</w:t>
      </w:r>
    </w:p>
    <w:p w14:paraId="4BE49015">
      <w:pPr>
        <w:pStyle w:val="13"/>
        <w:rPr>
          <w:rFonts w:hint="default"/>
          <w:lang w:val="en-US" w:eastAsia="zh-CN"/>
        </w:rPr>
      </w:pPr>
      <w:r>
        <w:rPr>
          <w:rFonts w:hint="eastAsia"/>
          <w:lang w:val="en-US" w:eastAsia="zh-CN"/>
        </w:rPr>
        <w:t>搭载2张英伟达4080 24G以上显卡基础上</w:t>
      </w:r>
    </w:p>
  </w:comment>
  <w:comment w:id="14" w:author="晨沐" w:date="2026-04-13T10:19:57Z" w:initials="">
    <w:p w14:paraId="7C1C5D58">
      <w:pPr>
        <w:pStyle w:val="13"/>
        <w:rPr>
          <w:rFonts w:hint="default" w:eastAsia="宋体"/>
          <w:lang w:val="en-US" w:eastAsia="zh-CN"/>
        </w:rPr>
      </w:pPr>
      <w:r>
        <w:rPr>
          <w:rFonts w:hint="eastAsia"/>
          <w:lang w:val="en-US" w:eastAsia="zh-CN"/>
        </w:rPr>
        <w:t>车辆采集软件指标</w:t>
      </w:r>
    </w:p>
  </w:comment>
  <w:comment w:id="15" w:author="刘正源" w:date="2026-04-09T13:42:44Z" w:initials="">
    <w:p w14:paraId="14540AE0">
      <w:pPr>
        <w:pStyle w:val="13"/>
        <w:rPr>
          <w:rFonts w:hint="default"/>
          <w:lang w:val="en-US" w:eastAsia="zh-CN"/>
        </w:rPr>
      </w:pPr>
      <w:r>
        <w:rPr>
          <w:rFonts w:hint="eastAsia"/>
          <w:lang w:val="en-US" w:eastAsia="zh-CN"/>
        </w:rPr>
        <w:t>请确认车载端是否有GPU搭载，以及所搭载的GPU型号、数量等信息。</w:t>
      </w:r>
      <w:r>
        <w:rPr>
          <w:rFonts w:hint="eastAsia"/>
          <w:lang w:val="en-US" w:eastAsia="zh-CN"/>
        </w:rPr>
        <w:br w:type="textWrapping"/>
      </w:r>
      <w:r>
        <w:rPr>
          <w:rFonts w:hint="eastAsia"/>
          <w:lang w:val="en-US" w:eastAsia="zh-CN"/>
        </w:rPr>
        <w:t>之前沟通是采用一块RTX 3080 10G的GPU。</w:t>
      </w:r>
    </w:p>
  </w:comment>
  <w:comment w:id="16" w:author="刘正源" w:date="2026-04-09T13:47:09Z" w:initials="">
    <w:p w14:paraId="58777564">
      <w:pPr>
        <w:pStyle w:val="13"/>
        <w:rPr>
          <w:rFonts w:hint="default" w:eastAsia="宋体"/>
          <w:lang w:val="en-US" w:eastAsia="zh-CN"/>
        </w:rPr>
      </w:pPr>
      <w:r>
        <w:rPr>
          <w:rFonts w:hint="eastAsia"/>
          <w:lang w:val="en-US" w:eastAsia="zh-CN"/>
        </w:rPr>
        <w:t>请给出地面端部署的硬件要求（采用的硬件设备型号等完整信息）。</w:t>
      </w:r>
    </w:p>
  </w:comment>
  <w:comment w:id="17" w:author="晨沐" w:date="2026-04-13T10:20:53Z" w:initials="">
    <w:p w14:paraId="13322F7A">
      <w:pPr>
        <w:pStyle w:val="13"/>
        <w:rPr>
          <w:rFonts w:hint="default"/>
          <w:lang w:val="en-US" w:eastAsia="zh-CN"/>
        </w:rPr>
      </w:pPr>
      <w:r>
        <w:rPr>
          <w:rFonts w:hint="eastAsia"/>
          <w:lang w:val="en-US" w:eastAsia="zh-CN"/>
        </w:rPr>
        <w:t>此时间点难度较大，主要体现在两个方面</w:t>
      </w:r>
    </w:p>
    <w:p w14:paraId="2FC63D33">
      <w:pPr>
        <w:pStyle w:val="13"/>
        <w:numPr>
          <w:ilvl w:val="0"/>
          <w:numId w:val="1"/>
        </w:numPr>
        <w:rPr>
          <w:rFonts w:hint="eastAsia"/>
          <w:lang w:val="en-US" w:eastAsia="zh-CN"/>
        </w:rPr>
      </w:pPr>
      <w:r>
        <w:rPr>
          <w:rFonts w:hint="eastAsia"/>
          <w:lang w:val="en-US" w:eastAsia="zh-CN"/>
        </w:rPr>
        <w:t>AI识别算法需要花费一定时间</w:t>
      </w:r>
    </w:p>
    <w:p w14:paraId="1421A363">
      <w:pPr>
        <w:pStyle w:val="13"/>
        <w:numPr>
          <w:ilvl w:val="0"/>
          <w:numId w:val="1"/>
        </w:numPr>
        <w:rPr>
          <w:rFonts w:hint="default"/>
          <w:lang w:val="en-US" w:eastAsia="zh-CN"/>
        </w:rPr>
      </w:pPr>
      <w:r>
        <w:rPr>
          <w:rFonts w:hint="eastAsia"/>
          <w:lang w:val="en-US" w:eastAsia="zh-CN"/>
        </w:rPr>
        <w:t>接触网缺陷图像数据能否及时给到？</w:t>
      </w:r>
    </w:p>
  </w:comment>
  <w:comment w:id="18" w:author="晨沐" w:date="2026-04-13T10:22:35Z" w:initials="">
    <w:p w14:paraId="134BE5C6">
      <w:pPr>
        <w:pStyle w:val="13"/>
        <w:rPr>
          <w:rFonts w:hint="default" w:eastAsia="宋体"/>
          <w:lang w:val="en-US" w:eastAsia="zh-CN"/>
        </w:rPr>
      </w:pPr>
      <w:r>
        <w:rPr>
          <w:rFonts w:hint="eastAsia"/>
          <w:lang w:val="en-US" w:eastAsia="zh-CN"/>
        </w:rPr>
        <w:t>此时间也有一定难度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F40072" w15:done="0"/>
  <w15:commentEx w15:paraId="7828BC74" w15:done="0"/>
  <w15:commentEx w15:paraId="2FC5AEAF" w15:done="0"/>
  <w15:commentEx w15:paraId="784F6353" w15:done="0"/>
  <w15:commentEx w15:paraId="23404EFB" w15:done="0"/>
  <w15:commentEx w15:paraId="3BC8EFA0" w15:done="0"/>
  <w15:commentEx w15:paraId="16A93654" w15:done="0"/>
  <w15:commentEx w15:paraId="2B5B17DA" w15:done="0"/>
  <w15:commentEx w15:paraId="1AEF444B" w15:done="0"/>
  <w15:commentEx w15:paraId="5CE8BF23" w15:done="0"/>
  <w15:commentEx w15:paraId="69BC494E" w15:done="0"/>
  <w15:commentEx w15:paraId="488CAC8C" w15:done="0"/>
  <w15:commentEx w15:paraId="65DE58FE" w15:done="0"/>
  <w15:commentEx w15:paraId="4BE49015" w15:done="0"/>
  <w15:commentEx w15:paraId="7C1C5D58" w15:done="0"/>
  <w15:commentEx w15:paraId="14540AE0" w15:done="0"/>
  <w15:commentEx w15:paraId="58777564" w15:done="0"/>
  <w15:commentEx w15:paraId="1421A363" w15:done="0"/>
  <w15:commentEx w15:paraId="134BE5C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1004F"/>
    <w:multiLevelType w:val="singleLevel"/>
    <w:tmpl w:val="8A21004F"/>
    <w:lvl w:ilvl="0" w:tentative="0">
      <w:start w:val="10"/>
      <w:numFmt w:val="decimal"/>
      <w:suff w:val="space"/>
      <w:lvlText w:val="%1."/>
      <w:lvlJc w:val="left"/>
    </w:lvl>
  </w:abstractNum>
  <w:abstractNum w:abstractNumId="1">
    <w:nsid w:val="DD0566DF"/>
    <w:multiLevelType w:val="singleLevel"/>
    <w:tmpl w:val="DD0566DF"/>
    <w:lvl w:ilvl="0" w:tentative="0">
      <w:start w:val="1"/>
      <w:numFmt w:val="decimal"/>
      <w:suff w:val="nothing"/>
      <w:lvlText w:val="（%1）"/>
      <w:lvlJc w:val="left"/>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憨人">
    <w15:presenceInfo w15:providerId="WPS Office" w15:userId="2024219327"/>
  </w15:person>
  <w15:person w15:author="晨沐">
    <w15:presenceInfo w15:providerId="WPS Office" w15:userId="857436349"/>
  </w15:person>
  <w15:person w15:author="刘正源">
    <w15:presenceInfo w15:providerId="WPS Office" w15:userId="9009644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E1E"/>
    <w:rsid w:val="0000041A"/>
    <w:rsid w:val="00000616"/>
    <w:rsid w:val="00001822"/>
    <w:rsid w:val="00001E8F"/>
    <w:rsid w:val="000029E0"/>
    <w:rsid w:val="0000371F"/>
    <w:rsid w:val="00003E87"/>
    <w:rsid w:val="000040B7"/>
    <w:rsid w:val="00004448"/>
    <w:rsid w:val="00004E2B"/>
    <w:rsid w:val="00004FFD"/>
    <w:rsid w:val="0000552A"/>
    <w:rsid w:val="00005775"/>
    <w:rsid w:val="000058D6"/>
    <w:rsid w:val="00005C93"/>
    <w:rsid w:val="00005F2A"/>
    <w:rsid w:val="00005F44"/>
    <w:rsid w:val="00005FC7"/>
    <w:rsid w:val="000060FE"/>
    <w:rsid w:val="0000618D"/>
    <w:rsid w:val="00006966"/>
    <w:rsid w:val="00006B4C"/>
    <w:rsid w:val="000071EE"/>
    <w:rsid w:val="000073C4"/>
    <w:rsid w:val="00007655"/>
    <w:rsid w:val="0000780F"/>
    <w:rsid w:val="00007988"/>
    <w:rsid w:val="00007C45"/>
    <w:rsid w:val="00007CCB"/>
    <w:rsid w:val="00007D93"/>
    <w:rsid w:val="000100DD"/>
    <w:rsid w:val="000102CD"/>
    <w:rsid w:val="00010401"/>
    <w:rsid w:val="00010DDB"/>
    <w:rsid w:val="00011096"/>
    <w:rsid w:val="0001157D"/>
    <w:rsid w:val="000115E4"/>
    <w:rsid w:val="0001166C"/>
    <w:rsid w:val="00011D02"/>
    <w:rsid w:val="00012EC5"/>
    <w:rsid w:val="000130F5"/>
    <w:rsid w:val="0001589F"/>
    <w:rsid w:val="00015A20"/>
    <w:rsid w:val="00015F2F"/>
    <w:rsid w:val="00015F98"/>
    <w:rsid w:val="000160B0"/>
    <w:rsid w:val="00016120"/>
    <w:rsid w:val="0001700E"/>
    <w:rsid w:val="00017126"/>
    <w:rsid w:val="0001715D"/>
    <w:rsid w:val="00017291"/>
    <w:rsid w:val="0001794A"/>
    <w:rsid w:val="00017F18"/>
    <w:rsid w:val="00017F8A"/>
    <w:rsid w:val="0002162F"/>
    <w:rsid w:val="00021BC9"/>
    <w:rsid w:val="000221CA"/>
    <w:rsid w:val="0002241C"/>
    <w:rsid w:val="00022455"/>
    <w:rsid w:val="00022507"/>
    <w:rsid w:val="00022836"/>
    <w:rsid w:val="00022AF1"/>
    <w:rsid w:val="000231BA"/>
    <w:rsid w:val="000237FE"/>
    <w:rsid w:val="000238AD"/>
    <w:rsid w:val="00023E22"/>
    <w:rsid w:val="00023F78"/>
    <w:rsid w:val="00024126"/>
    <w:rsid w:val="00024BAF"/>
    <w:rsid w:val="00024BD8"/>
    <w:rsid w:val="00025293"/>
    <w:rsid w:val="000255FB"/>
    <w:rsid w:val="000256C4"/>
    <w:rsid w:val="0002606E"/>
    <w:rsid w:val="000263B6"/>
    <w:rsid w:val="000266B0"/>
    <w:rsid w:val="00026C2F"/>
    <w:rsid w:val="00026C9C"/>
    <w:rsid w:val="00027250"/>
    <w:rsid w:val="00027F77"/>
    <w:rsid w:val="0003006A"/>
    <w:rsid w:val="00030853"/>
    <w:rsid w:val="000308FE"/>
    <w:rsid w:val="00030F31"/>
    <w:rsid w:val="00031E5B"/>
    <w:rsid w:val="0003244E"/>
    <w:rsid w:val="000332A3"/>
    <w:rsid w:val="000339C9"/>
    <w:rsid w:val="00033C26"/>
    <w:rsid w:val="000340D9"/>
    <w:rsid w:val="00034A76"/>
    <w:rsid w:val="00034D98"/>
    <w:rsid w:val="000352AA"/>
    <w:rsid w:val="00035FCB"/>
    <w:rsid w:val="00036052"/>
    <w:rsid w:val="00041135"/>
    <w:rsid w:val="000411A4"/>
    <w:rsid w:val="000418C6"/>
    <w:rsid w:val="00041936"/>
    <w:rsid w:val="000423D4"/>
    <w:rsid w:val="0004243F"/>
    <w:rsid w:val="000424CB"/>
    <w:rsid w:val="00042D8C"/>
    <w:rsid w:val="00044ABE"/>
    <w:rsid w:val="0004503B"/>
    <w:rsid w:val="0004503F"/>
    <w:rsid w:val="00045166"/>
    <w:rsid w:val="00045F0D"/>
    <w:rsid w:val="0004605A"/>
    <w:rsid w:val="0004633A"/>
    <w:rsid w:val="000473DE"/>
    <w:rsid w:val="00050491"/>
    <w:rsid w:val="0005098C"/>
    <w:rsid w:val="00050BBB"/>
    <w:rsid w:val="000510A2"/>
    <w:rsid w:val="00051945"/>
    <w:rsid w:val="00051AC4"/>
    <w:rsid w:val="00051C14"/>
    <w:rsid w:val="00051E9D"/>
    <w:rsid w:val="0005227A"/>
    <w:rsid w:val="0005254A"/>
    <w:rsid w:val="000525B1"/>
    <w:rsid w:val="00053BD4"/>
    <w:rsid w:val="00053D61"/>
    <w:rsid w:val="00053FA4"/>
    <w:rsid w:val="00054087"/>
    <w:rsid w:val="000543FD"/>
    <w:rsid w:val="00054C74"/>
    <w:rsid w:val="00055701"/>
    <w:rsid w:val="00055740"/>
    <w:rsid w:val="00055800"/>
    <w:rsid w:val="00055BB0"/>
    <w:rsid w:val="000565EF"/>
    <w:rsid w:val="00056973"/>
    <w:rsid w:val="000578B4"/>
    <w:rsid w:val="00057AA8"/>
    <w:rsid w:val="00057AC9"/>
    <w:rsid w:val="00057CAB"/>
    <w:rsid w:val="00057FCA"/>
    <w:rsid w:val="00060E14"/>
    <w:rsid w:val="000625F6"/>
    <w:rsid w:val="00062A5B"/>
    <w:rsid w:val="00062B6A"/>
    <w:rsid w:val="0006321C"/>
    <w:rsid w:val="00063909"/>
    <w:rsid w:val="000647FD"/>
    <w:rsid w:val="00065127"/>
    <w:rsid w:val="00065685"/>
    <w:rsid w:val="000657D4"/>
    <w:rsid w:val="0006585B"/>
    <w:rsid w:val="00066CBA"/>
    <w:rsid w:val="000675DC"/>
    <w:rsid w:val="0007022D"/>
    <w:rsid w:val="00070367"/>
    <w:rsid w:val="00070513"/>
    <w:rsid w:val="00070B55"/>
    <w:rsid w:val="00070E78"/>
    <w:rsid w:val="00070ED6"/>
    <w:rsid w:val="000715C7"/>
    <w:rsid w:val="00071ADE"/>
    <w:rsid w:val="00072158"/>
    <w:rsid w:val="00072483"/>
    <w:rsid w:val="00072636"/>
    <w:rsid w:val="00073749"/>
    <w:rsid w:val="00073FA3"/>
    <w:rsid w:val="00074CF5"/>
    <w:rsid w:val="00075F49"/>
    <w:rsid w:val="00076195"/>
    <w:rsid w:val="0007707F"/>
    <w:rsid w:val="0007791E"/>
    <w:rsid w:val="00077F67"/>
    <w:rsid w:val="00080200"/>
    <w:rsid w:val="00080C00"/>
    <w:rsid w:val="000812D1"/>
    <w:rsid w:val="00081392"/>
    <w:rsid w:val="00081574"/>
    <w:rsid w:val="00082670"/>
    <w:rsid w:val="000828D9"/>
    <w:rsid w:val="00085018"/>
    <w:rsid w:val="0008508F"/>
    <w:rsid w:val="000851F8"/>
    <w:rsid w:val="000854A1"/>
    <w:rsid w:val="00085CD5"/>
    <w:rsid w:val="00086BFB"/>
    <w:rsid w:val="00087839"/>
    <w:rsid w:val="00087B17"/>
    <w:rsid w:val="00087BB0"/>
    <w:rsid w:val="000904C5"/>
    <w:rsid w:val="000919BE"/>
    <w:rsid w:val="00091CE1"/>
    <w:rsid w:val="00091E9D"/>
    <w:rsid w:val="00093CEC"/>
    <w:rsid w:val="000940D3"/>
    <w:rsid w:val="00094508"/>
    <w:rsid w:val="000946EF"/>
    <w:rsid w:val="00094C6A"/>
    <w:rsid w:val="00094D01"/>
    <w:rsid w:val="000959F9"/>
    <w:rsid w:val="00095CEA"/>
    <w:rsid w:val="00096480"/>
    <w:rsid w:val="0009673D"/>
    <w:rsid w:val="00096A7F"/>
    <w:rsid w:val="00096BE6"/>
    <w:rsid w:val="00096EB6"/>
    <w:rsid w:val="00097032"/>
    <w:rsid w:val="00097499"/>
    <w:rsid w:val="000974A6"/>
    <w:rsid w:val="000976C6"/>
    <w:rsid w:val="00097AF5"/>
    <w:rsid w:val="00097EE2"/>
    <w:rsid w:val="000A0292"/>
    <w:rsid w:val="000A046D"/>
    <w:rsid w:val="000A085B"/>
    <w:rsid w:val="000A1580"/>
    <w:rsid w:val="000A18F2"/>
    <w:rsid w:val="000A1F4B"/>
    <w:rsid w:val="000A2EBB"/>
    <w:rsid w:val="000A2EF7"/>
    <w:rsid w:val="000A3C69"/>
    <w:rsid w:val="000A3EC1"/>
    <w:rsid w:val="000A458B"/>
    <w:rsid w:val="000A4FA2"/>
    <w:rsid w:val="000A502D"/>
    <w:rsid w:val="000A5181"/>
    <w:rsid w:val="000A554C"/>
    <w:rsid w:val="000A561C"/>
    <w:rsid w:val="000A5ACE"/>
    <w:rsid w:val="000A6239"/>
    <w:rsid w:val="000A655D"/>
    <w:rsid w:val="000A6B59"/>
    <w:rsid w:val="000A7F07"/>
    <w:rsid w:val="000A7F76"/>
    <w:rsid w:val="000B0B1C"/>
    <w:rsid w:val="000B0B6D"/>
    <w:rsid w:val="000B180F"/>
    <w:rsid w:val="000B19B1"/>
    <w:rsid w:val="000B2B54"/>
    <w:rsid w:val="000B3001"/>
    <w:rsid w:val="000B380A"/>
    <w:rsid w:val="000B391F"/>
    <w:rsid w:val="000B4E1F"/>
    <w:rsid w:val="000B4F92"/>
    <w:rsid w:val="000B559A"/>
    <w:rsid w:val="000B5E63"/>
    <w:rsid w:val="000B5F58"/>
    <w:rsid w:val="000B6318"/>
    <w:rsid w:val="000B6C4F"/>
    <w:rsid w:val="000B74CC"/>
    <w:rsid w:val="000B7A73"/>
    <w:rsid w:val="000B7DFC"/>
    <w:rsid w:val="000C0AA2"/>
    <w:rsid w:val="000C0DB2"/>
    <w:rsid w:val="000C1347"/>
    <w:rsid w:val="000C1822"/>
    <w:rsid w:val="000C29B5"/>
    <w:rsid w:val="000C2D9A"/>
    <w:rsid w:val="000C2F5A"/>
    <w:rsid w:val="000C331D"/>
    <w:rsid w:val="000C34C0"/>
    <w:rsid w:val="000C47ED"/>
    <w:rsid w:val="000C4ACE"/>
    <w:rsid w:val="000C5633"/>
    <w:rsid w:val="000C5926"/>
    <w:rsid w:val="000C64A9"/>
    <w:rsid w:val="000C6736"/>
    <w:rsid w:val="000C68A5"/>
    <w:rsid w:val="000C734E"/>
    <w:rsid w:val="000C7FAE"/>
    <w:rsid w:val="000D027B"/>
    <w:rsid w:val="000D0C97"/>
    <w:rsid w:val="000D19CE"/>
    <w:rsid w:val="000D1EBC"/>
    <w:rsid w:val="000D2774"/>
    <w:rsid w:val="000D2EC4"/>
    <w:rsid w:val="000D3828"/>
    <w:rsid w:val="000D390B"/>
    <w:rsid w:val="000D3EB5"/>
    <w:rsid w:val="000D40C2"/>
    <w:rsid w:val="000D4145"/>
    <w:rsid w:val="000D4629"/>
    <w:rsid w:val="000D5143"/>
    <w:rsid w:val="000D57AD"/>
    <w:rsid w:val="000D62D9"/>
    <w:rsid w:val="000D6348"/>
    <w:rsid w:val="000D63D3"/>
    <w:rsid w:val="000D6EC4"/>
    <w:rsid w:val="000E0190"/>
    <w:rsid w:val="000E0BC5"/>
    <w:rsid w:val="000E1192"/>
    <w:rsid w:val="000E2732"/>
    <w:rsid w:val="000E2B63"/>
    <w:rsid w:val="000E2ED9"/>
    <w:rsid w:val="000E3CF3"/>
    <w:rsid w:val="000E5237"/>
    <w:rsid w:val="000E526E"/>
    <w:rsid w:val="000E5DDC"/>
    <w:rsid w:val="000E61B7"/>
    <w:rsid w:val="000E6377"/>
    <w:rsid w:val="000E64DC"/>
    <w:rsid w:val="000E689E"/>
    <w:rsid w:val="000E68DE"/>
    <w:rsid w:val="000E6967"/>
    <w:rsid w:val="000E6B71"/>
    <w:rsid w:val="000E6BB6"/>
    <w:rsid w:val="000E6C20"/>
    <w:rsid w:val="000E70C7"/>
    <w:rsid w:val="000E76DA"/>
    <w:rsid w:val="000E7B90"/>
    <w:rsid w:val="000E7FEA"/>
    <w:rsid w:val="000F0526"/>
    <w:rsid w:val="000F0937"/>
    <w:rsid w:val="000F09CA"/>
    <w:rsid w:val="000F1A5E"/>
    <w:rsid w:val="000F2242"/>
    <w:rsid w:val="000F2259"/>
    <w:rsid w:val="000F238C"/>
    <w:rsid w:val="000F28A7"/>
    <w:rsid w:val="000F2A04"/>
    <w:rsid w:val="000F3164"/>
    <w:rsid w:val="000F3F07"/>
    <w:rsid w:val="000F43CA"/>
    <w:rsid w:val="000F43DC"/>
    <w:rsid w:val="000F47C0"/>
    <w:rsid w:val="000F4CE9"/>
    <w:rsid w:val="000F5BB8"/>
    <w:rsid w:val="000F6C9D"/>
    <w:rsid w:val="000F6D11"/>
    <w:rsid w:val="000F719E"/>
    <w:rsid w:val="000F7537"/>
    <w:rsid w:val="000F78C9"/>
    <w:rsid w:val="000F7962"/>
    <w:rsid w:val="000F7E3B"/>
    <w:rsid w:val="00100A7A"/>
    <w:rsid w:val="00100CED"/>
    <w:rsid w:val="00101332"/>
    <w:rsid w:val="00101898"/>
    <w:rsid w:val="00101DE9"/>
    <w:rsid w:val="00102093"/>
    <w:rsid w:val="00102101"/>
    <w:rsid w:val="00102198"/>
    <w:rsid w:val="00102E48"/>
    <w:rsid w:val="00103193"/>
    <w:rsid w:val="001039F4"/>
    <w:rsid w:val="001047E8"/>
    <w:rsid w:val="0010529F"/>
    <w:rsid w:val="001053A6"/>
    <w:rsid w:val="00105512"/>
    <w:rsid w:val="00105B81"/>
    <w:rsid w:val="00106ED5"/>
    <w:rsid w:val="0010744C"/>
    <w:rsid w:val="00107535"/>
    <w:rsid w:val="00107A9A"/>
    <w:rsid w:val="00107D0A"/>
    <w:rsid w:val="00107E34"/>
    <w:rsid w:val="00110809"/>
    <w:rsid w:val="00110AA1"/>
    <w:rsid w:val="00110B8B"/>
    <w:rsid w:val="00110CAD"/>
    <w:rsid w:val="00112824"/>
    <w:rsid w:val="00112C3E"/>
    <w:rsid w:val="00112C6B"/>
    <w:rsid w:val="00112E79"/>
    <w:rsid w:val="00113132"/>
    <w:rsid w:val="0011481C"/>
    <w:rsid w:val="00114A9E"/>
    <w:rsid w:val="00114DF6"/>
    <w:rsid w:val="00114E1D"/>
    <w:rsid w:val="00115AFA"/>
    <w:rsid w:val="0011656D"/>
    <w:rsid w:val="00116786"/>
    <w:rsid w:val="00116A99"/>
    <w:rsid w:val="00117FDF"/>
    <w:rsid w:val="0012039B"/>
    <w:rsid w:val="0012063E"/>
    <w:rsid w:val="00120942"/>
    <w:rsid w:val="00120B7D"/>
    <w:rsid w:val="00121098"/>
    <w:rsid w:val="0012159D"/>
    <w:rsid w:val="001215C7"/>
    <w:rsid w:val="001217DB"/>
    <w:rsid w:val="00121CB9"/>
    <w:rsid w:val="0012225D"/>
    <w:rsid w:val="00122716"/>
    <w:rsid w:val="00122ADB"/>
    <w:rsid w:val="00122C68"/>
    <w:rsid w:val="00122F92"/>
    <w:rsid w:val="0012356A"/>
    <w:rsid w:val="00124350"/>
    <w:rsid w:val="00124C9F"/>
    <w:rsid w:val="00125884"/>
    <w:rsid w:val="00126420"/>
    <w:rsid w:val="00126C36"/>
    <w:rsid w:val="00126D29"/>
    <w:rsid w:val="00126D9E"/>
    <w:rsid w:val="001272CC"/>
    <w:rsid w:val="00127C3D"/>
    <w:rsid w:val="00131079"/>
    <w:rsid w:val="00132539"/>
    <w:rsid w:val="00132737"/>
    <w:rsid w:val="001328D9"/>
    <w:rsid w:val="00132B61"/>
    <w:rsid w:val="001332DA"/>
    <w:rsid w:val="00133AEC"/>
    <w:rsid w:val="00133BAA"/>
    <w:rsid w:val="00133FFA"/>
    <w:rsid w:val="00134299"/>
    <w:rsid w:val="00134843"/>
    <w:rsid w:val="001349BA"/>
    <w:rsid w:val="00134EC6"/>
    <w:rsid w:val="001350DC"/>
    <w:rsid w:val="001366C6"/>
    <w:rsid w:val="00136D05"/>
    <w:rsid w:val="00136FEA"/>
    <w:rsid w:val="00137644"/>
    <w:rsid w:val="00137DBD"/>
    <w:rsid w:val="00137FC0"/>
    <w:rsid w:val="001407F4"/>
    <w:rsid w:val="001408C7"/>
    <w:rsid w:val="00140DCD"/>
    <w:rsid w:val="0014222D"/>
    <w:rsid w:val="00142379"/>
    <w:rsid w:val="00142431"/>
    <w:rsid w:val="00142570"/>
    <w:rsid w:val="001428CB"/>
    <w:rsid w:val="00143E80"/>
    <w:rsid w:val="001443FC"/>
    <w:rsid w:val="0014467F"/>
    <w:rsid w:val="00144F58"/>
    <w:rsid w:val="00145A95"/>
    <w:rsid w:val="001466B7"/>
    <w:rsid w:val="00146C76"/>
    <w:rsid w:val="00146CF9"/>
    <w:rsid w:val="0015052A"/>
    <w:rsid w:val="001505D3"/>
    <w:rsid w:val="001506CC"/>
    <w:rsid w:val="0015178C"/>
    <w:rsid w:val="00151ADF"/>
    <w:rsid w:val="00153202"/>
    <w:rsid w:val="00153C11"/>
    <w:rsid w:val="0015420C"/>
    <w:rsid w:val="0015461C"/>
    <w:rsid w:val="00154646"/>
    <w:rsid w:val="00154A4D"/>
    <w:rsid w:val="001556FA"/>
    <w:rsid w:val="00155FB5"/>
    <w:rsid w:val="00156067"/>
    <w:rsid w:val="00156292"/>
    <w:rsid w:val="0015630F"/>
    <w:rsid w:val="00156621"/>
    <w:rsid w:val="001568B7"/>
    <w:rsid w:val="001571A2"/>
    <w:rsid w:val="001571D7"/>
    <w:rsid w:val="001573CA"/>
    <w:rsid w:val="001577C4"/>
    <w:rsid w:val="00157DBB"/>
    <w:rsid w:val="001604B0"/>
    <w:rsid w:val="00160FCF"/>
    <w:rsid w:val="00162486"/>
    <w:rsid w:val="00162E73"/>
    <w:rsid w:val="00162EEF"/>
    <w:rsid w:val="00163126"/>
    <w:rsid w:val="00163EDF"/>
    <w:rsid w:val="0016413A"/>
    <w:rsid w:val="001657F2"/>
    <w:rsid w:val="001658D6"/>
    <w:rsid w:val="0016591F"/>
    <w:rsid w:val="00165A71"/>
    <w:rsid w:val="001668FD"/>
    <w:rsid w:val="00166E57"/>
    <w:rsid w:val="00166F7D"/>
    <w:rsid w:val="0016728C"/>
    <w:rsid w:val="00167C1D"/>
    <w:rsid w:val="00170312"/>
    <w:rsid w:val="00171071"/>
    <w:rsid w:val="001718BE"/>
    <w:rsid w:val="001721B4"/>
    <w:rsid w:val="00172B50"/>
    <w:rsid w:val="001733CA"/>
    <w:rsid w:val="00173C00"/>
    <w:rsid w:val="00173E4E"/>
    <w:rsid w:val="00174960"/>
    <w:rsid w:val="00174D44"/>
    <w:rsid w:val="00175023"/>
    <w:rsid w:val="00175AB1"/>
    <w:rsid w:val="00176290"/>
    <w:rsid w:val="00176B0A"/>
    <w:rsid w:val="00176FE7"/>
    <w:rsid w:val="00177120"/>
    <w:rsid w:val="0017736D"/>
    <w:rsid w:val="00177B8E"/>
    <w:rsid w:val="001800E4"/>
    <w:rsid w:val="001805CD"/>
    <w:rsid w:val="00181924"/>
    <w:rsid w:val="0018219D"/>
    <w:rsid w:val="0018275E"/>
    <w:rsid w:val="001827C0"/>
    <w:rsid w:val="001832F6"/>
    <w:rsid w:val="0018445A"/>
    <w:rsid w:val="001857D1"/>
    <w:rsid w:val="0018593A"/>
    <w:rsid w:val="001861A1"/>
    <w:rsid w:val="0018637E"/>
    <w:rsid w:val="00186BB6"/>
    <w:rsid w:val="00186CCA"/>
    <w:rsid w:val="001905A5"/>
    <w:rsid w:val="00191457"/>
    <w:rsid w:val="00191543"/>
    <w:rsid w:val="001915F2"/>
    <w:rsid w:val="001918C5"/>
    <w:rsid w:val="00191E0F"/>
    <w:rsid w:val="00191E44"/>
    <w:rsid w:val="00192377"/>
    <w:rsid w:val="00192B05"/>
    <w:rsid w:val="0019360B"/>
    <w:rsid w:val="00193ABF"/>
    <w:rsid w:val="00194617"/>
    <w:rsid w:val="001947E2"/>
    <w:rsid w:val="0019495F"/>
    <w:rsid w:val="00194CB2"/>
    <w:rsid w:val="00195767"/>
    <w:rsid w:val="0019695B"/>
    <w:rsid w:val="00196AB8"/>
    <w:rsid w:val="00196CCC"/>
    <w:rsid w:val="00196D60"/>
    <w:rsid w:val="00197603"/>
    <w:rsid w:val="00197960"/>
    <w:rsid w:val="001A0785"/>
    <w:rsid w:val="001A13CE"/>
    <w:rsid w:val="001A1433"/>
    <w:rsid w:val="001A154B"/>
    <w:rsid w:val="001A15CF"/>
    <w:rsid w:val="001A176D"/>
    <w:rsid w:val="001A2686"/>
    <w:rsid w:val="001A2AD2"/>
    <w:rsid w:val="001A2C30"/>
    <w:rsid w:val="001A3CA0"/>
    <w:rsid w:val="001A3F6B"/>
    <w:rsid w:val="001A4E23"/>
    <w:rsid w:val="001A6055"/>
    <w:rsid w:val="001A6434"/>
    <w:rsid w:val="001A67B3"/>
    <w:rsid w:val="001A69ED"/>
    <w:rsid w:val="001A6C08"/>
    <w:rsid w:val="001A6D75"/>
    <w:rsid w:val="001A704E"/>
    <w:rsid w:val="001A720E"/>
    <w:rsid w:val="001B019D"/>
    <w:rsid w:val="001B050D"/>
    <w:rsid w:val="001B0651"/>
    <w:rsid w:val="001B0F99"/>
    <w:rsid w:val="001B0FE9"/>
    <w:rsid w:val="001B1625"/>
    <w:rsid w:val="001B1711"/>
    <w:rsid w:val="001B17BE"/>
    <w:rsid w:val="001B1F83"/>
    <w:rsid w:val="001B2745"/>
    <w:rsid w:val="001B2D01"/>
    <w:rsid w:val="001B2D64"/>
    <w:rsid w:val="001B2DB1"/>
    <w:rsid w:val="001B3978"/>
    <w:rsid w:val="001B3D5D"/>
    <w:rsid w:val="001B446C"/>
    <w:rsid w:val="001B4F33"/>
    <w:rsid w:val="001B522A"/>
    <w:rsid w:val="001B5DDE"/>
    <w:rsid w:val="001B6233"/>
    <w:rsid w:val="001B62CF"/>
    <w:rsid w:val="001B6C46"/>
    <w:rsid w:val="001B6DF9"/>
    <w:rsid w:val="001B7D2B"/>
    <w:rsid w:val="001B7D55"/>
    <w:rsid w:val="001C07EB"/>
    <w:rsid w:val="001C13DB"/>
    <w:rsid w:val="001C161A"/>
    <w:rsid w:val="001C190D"/>
    <w:rsid w:val="001C1D90"/>
    <w:rsid w:val="001C249E"/>
    <w:rsid w:val="001C35DE"/>
    <w:rsid w:val="001C3682"/>
    <w:rsid w:val="001C3B9F"/>
    <w:rsid w:val="001C3DD3"/>
    <w:rsid w:val="001C3FF9"/>
    <w:rsid w:val="001C4007"/>
    <w:rsid w:val="001C45E8"/>
    <w:rsid w:val="001C4792"/>
    <w:rsid w:val="001C48A7"/>
    <w:rsid w:val="001C4A64"/>
    <w:rsid w:val="001C55F9"/>
    <w:rsid w:val="001C5FA7"/>
    <w:rsid w:val="001C6B8E"/>
    <w:rsid w:val="001C6E9B"/>
    <w:rsid w:val="001C6F3D"/>
    <w:rsid w:val="001C7134"/>
    <w:rsid w:val="001C79FC"/>
    <w:rsid w:val="001C7AB4"/>
    <w:rsid w:val="001D0793"/>
    <w:rsid w:val="001D1417"/>
    <w:rsid w:val="001D18FF"/>
    <w:rsid w:val="001D202A"/>
    <w:rsid w:val="001D2EF1"/>
    <w:rsid w:val="001D326B"/>
    <w:rsid w:val="001D3A11"/>
    <w:rsid w:val="001D3D3E"/>
    <w:rsid w:val="001D4A65"/>
    <w:rsid w:val="001D4BB1"/>
    <w:rsid w:val="001D5084"/>
    <w:rsid w:val="001D51D3"/>
    <w:rsid w:val="001D53A3"/>
    <w:rsid w:val="001D5426"/>
    <w:rsid w:val="001D5BC6"/>
    <w:rsid w:val="001D5FEB"/>
    <w:rsid w:val="001D614F"/>
    <w:rsid w:val="001D628D"/>
    <w:rsid w:val="001D638E"/>
    <w:rsid w:val="001D68C0"/>
    <w:rsid w:val="001D7588"/>
    <w:rsid w:val="001D7652"/>
    <w:rsid w:val="001D7D61"/>
    <w:rsid w:val="001E07B8"/>
    <w:rsid w:val="001E10D7"/>
    <w:rsid w:val="001E19F3"/>
    <w:rsid w:val="001E1E42"/>
    <w:rsid w:val="001E1F7C"/>
    <w:rsid w:val="001E2A71"/>
    <w:rsid w:val="001E5B21"/>
    <w:rsid w:val="001E6795"/>
    <w:rsid w:val="001E6912"/>
    <w:rsid w:val="001E6C2D"/>
    <w:rsid w:val="001E6FF2"/>
    <w:rsid w:val="001E713C"/>
    <w:rsid w:val="001E7451"/>
    <w:rsid w:val="001E7A60"/>
    <w:rsid w:val="001E7F46"/>
    <w:rsid w:val="001F0027"/>
    <w:rsid w:val="001F012E"/>
    <w:rsid w:val="001F0438"/>
    <w:rsid w:val="001F0764"/>
    <w:rsid w:val="001F09F0"/>
    <w:rsid w:val="001F0ED8"/>
    <w:rsid w:val="001F1903"/>
    <w:rsid w:val="001F1AC5"/>
    <w:rsid w:val="001F1BB1"/>
    <w:rsid w:val="001F2147"/>
    <w:rsid w:val="001F21E3"/>
    <w:rsid w:val="001F222F"/>
    <w:rsid w:val="001F2498"/>
    <w:rsid w:val="001F2787"/>
    <w:rsid w:val="001F2B16"/>
    <w:rsid w:val="001F2EEC"/>
    <w:rsid w:val="001F2F29"/>
    <w:rsid w:val="001F2FBE"/>
    <w:rsid w:val="001F3BEA"/>
    <w:rsid w:val="001F3D3C"/>
    <w:rsid w:val="001F3DCC"/>
    <w:rsid w:val="001F4F9D"/>
    <w:rsid w:val="001F5951"/>
    <w:rsid w:val="001F5CB3"/>
    <w:rsid w:val="001F5EE9"/>
    <w:rsid w:val="001F6D3A"/>
    <w:rsid w:val="00200649"/>
    <w:rsid w:val="0020121E"/>
    <w:rsid w:val="00201275"/>
    <w:rsid w:val="002019A7"/>
    <w:rsid w:val="00201AEC"/>
    <w:rsid w:val="00202171"/>
    <w:rsid w:val="00203648"/>
    <w:rsid w:val="00203C0E"/>
    <w:rsid w:val="00204370"/>
    <w:rsid w:val="002046F7"/>
    <w:rsid w:val="00205553"/>
    <w:rsid w:val="00205B4B"/>
    <w:rsid w:val="00206779"/>
    <w:rsid w:val="002073D5"/>
    <w:rsid w:val="00207670"/>
    <w:rsid w:val="002079D0"/>
    <w:rsid w:val="002105AD"/>
    <w:rsid w:val="00210B1D"/>
    <w:rsid w:val="00210C33"/>
    <w:rsid w:val="00210C6C"/>
    <w:rsid w:val="00211073"/>
    <w:rsid w:val="002110C2"/>
    <w:rsid w:val="0021113F"/>
    <w:rsid w:val="00212445"/>
    <w:rsid w:val="002124CE"/>
    <w:rsid w:val="002141FE"/>
    <w:rsid w:val="002145D9"/>
    <w:rsid w:val="0021534C"/>
    <w:rsid w:val="002153B4"/>
    <w:rsid w:val="00220BA2"/>
    <w:rsid w:val="00220EB9"/>
    <w:rsid w:val="00221493"/>
    <w:rsid w:val="00221947"/>
    <w:rsid w:val="0022236D"/>
    <w:rsid w:val="00222B99"/>
    <w:rsid w:val="00222F01"/>
    <w:rsid w:val="00223335"/>
    <w:rsid w:val="0022339F"/>
    <w:rsid w:val="0022365E"/>
    <w:rsid w:val="00223E80"/>
    <w:rsid w:val="002243DC"/>
    <w:rsid w:val="00224C4E"/>
    <w:rsid w:val="002255E3"/>
    <w:rsid w:val="00225992"/>
    <w:rsid w:val="002264FC"/>
    <w:rsid w:val="00226870"/>
    <w:rsid w:val="002276A1"/>
    <w:rsid w:val="00227B59"/>
    <w:rsid w:val="00227E2C"/>
    <w:rsid w:val="00230048"/>
    <w:rsid w:val="00230CE4"/>
    <w:rsid w:val="00231B51"/>
    <w:rsid w:val="002322F3"/>
    <w:rsid w:val="00232431"/>
    <w:rsid w:val="0023252D"/>
    <w:rsid w:val="00232A2C"/>
    <w:rsid w:val="00232B7C"/>
    <w:rsid w:val="00232BD0"/>
    <w:rsid w:val="00233070"/>
    <w:rsid w:val="00233827"/>
    <w:rsid w:val="00233884"/>
    <w:rsid w:val="00233E6F"/>
    <w:rsid w:val="0023439F"/>
    <w:rsid w:val="00234406"/>
    <w:rsid w:val="002349DA"/>
    <w:rsid w:val="00234B52"/>
    <w:rsid w:val="00234EE2"/>
    <w:rsid w:val="00235BC8"/>
    <w:rsid w:val="00235DA0"/>
    <w:rsid w:val="0023726A"/>
    <w:rsid w:val="002374A4"/>
    <w:rsid w:val="00237E49"/>
    <w:rsid w:val="00240921"/>
    <w:rsid w:val="00241464"/>
    <w:rsid w:val="00241C74"/>
    <w:rsid w:val="00241ED4"/>
    <w:rsid w:val="0024241F"/>
    <w:rsid w:val="0024299C"/>
    <w:rsid w:val="00242E14"/>
    <w:rsid w:val="00243042"/>
    <w:rsid w:val="00243942"/>
    <w:rsid w:val="0024430D"/>
    <w:rsid w:val="002443B3"/>
    <w:rsid w:val="00245127"/>
    <w:rsid w:val="00245424"/>
    <w:rsid w:val="00245C0B"/>
    <w:rsid w:val="00245C8A"/>
    <w:rsid w:val="00246C93"/>
    <w:rsid w:val="00246F06"/>
    <w:rsid w:val="00247A9D"/>
    <w:rsid w:val="00247D93"/>
    <w:rsid w:val="00247F42"/>
    <w:rsid w:val="00250546"/>
    <w:rsid w:val="0025106E"/>
    <w:rsid w:val="00251181"/>
    <w:rsid w:val="002516AF"/>
    <w:rsid w:val="00251A5B"/>
    <w:rsid w:val="00251B1F"/>
    <w:rsid w:val="00251ED7"/>
    <w:rsid w:val="00252403"/>
    <w:rsid w:val="00252D33"/>
    <w:rsid w:val="00252DC1"/>
    <w:rsid w:val="00253887"/>
    <w:rsid w:val="00253A72"/>
    <w:rsid w:val="0025412B"/>
    <w:rsid w:val="00254742"/>
    <w:rsid w:val="00254C1B"/>
    <w:rsid w:val="00255263"/>
    <w:rsid w:val="0025579F"/>
    <w:rsid w:val="002565F8"/>
    <w:rsid w:val="00256E66"/>
    <w:rsid w:val="002577F6"/>
    <w:rsid w:val="00260392"/>
    <w:rsid w:val="002603AE"/>
    <w:rsid w:val="0026094F"/>
    <w:rsid w:val="00261574"/>
    <w:rsid w:val="00261F1C"/>
    <w:rsid w:val="00263C14"/>
    <w:rsid w:val="00264C15"/>
    <w:rsid w:val="00264D91"/>
    <w:rsid w:val="002653A4"/>
    <w:rsid w:val="00265561"/>
    <w:rsid w:val="00265E66"/>
    <w:rsid w:val="0026755A"/>
    <w:rsid w:val="00270362"/>
    <w:rsid w:val="0027062C"/>
    <w:rsid w:val="00270686"/>
    <w:rsid w:val="002711EE"/>
    <w:rsid w:val="002719DC"/>
    <w:rsid w:val="00271B1A"/>
    <w:rsid w:val="00271D9F"/>
    <w:rsid w:val="00272268"/>
    <w:rsid w:val="0027234C"/>
    <w:rsid w:val="002729D4"/>
    <w:rsid w:val="002731F5"/>
    <w:rsid w:val="00273B86"/>
    <w:rsid w:val="00273CED"/>
    <w:rsid w:val="00274DEB"/>
    <w:rsid w:val="0027515B"/>
    <w:rsid w:val="0027521E"/>
    <w:rsid w:val="00275A3D"/>
    <w:rsid w:val="00275ACE"/>
    <w:rsid w:val="00276737"/>
    <w:rsid w:val="00276819"/>
    <w:rsid w:val="00276D09"/>
    <w:rsid w:val="00276DF0"/>
    <w:rsid w:val="00277371"/>
    <w:rsid w:val="00277454"/>
    <w:rsid w:val="00277642"/>
    <w:rsid w:val="002777AC"/>
    <w:rsid w:val="0027795D"/>
    <w:rsid w:val="002802F6"/>
    <w:rsid w:val="00280EDE"/>
    <w:rsid w:val="00281177"/>
    <w:rsid w:val="00282269"/>
    <w:rsid w:val="00282787"/>
    <w:rsid w:val="00282AA5"/>
    <w:rsid w:val="00283107"/>
    <w:rsid w:val="002836B6"/>
    <w:rsid w:val="002836F8"/>
    <w:rsid w:val="0028385F"/>
    <w:rsid w:val="00284168"/>
    <w:rsid w:val="002855B5"/>
    <w:rsid w:val="002858EE"/>
    <w:rsid w:val="0028716E"/>
    <w:rsid w:val="002877FC"/>
    <w:rsid w:val="00287BB3"/>
    <w:rsid w:val="00287ED5"/>
    <w:rsid w:val="00287F22"/>
    <w:rsid w:val="002900B6"/>
    <w:rsid w:val="00290393"/>
    <w:rsid w:val="002905BE"/>
    <w:rsid w:val="00291018"/>
    <w:rsid w:val="00291272"/>
    <w:rsid w:val="002920CE"/>
    <w:rsid w:val="00292823"/>
    <w:rsid w:val="00292B66"/>
    <w:rsid w:val="00293727"/>
    <w:rsid w:val="00293A19"/>
    <w:rsid w:val="00294478"/>
    <w:rsid w:val="002957E2"/>
    <w:rsid w:val="00296039"/>
    <w:rsid w:val="00296711"/>
    <w:rsid w:val="00296CA1"/>
    <w:rsid w:val="00297412"/>
    <w:rsid w:val="0029748E"/>
    <w:rsid w:val="002979B8"/>
    <w:rsid w:val="00297F0A"/>
    <w:rsid w:val="002A00E7"/>
    <w:rsid w:val="002A0573"/>
    <w:rsid w:val="002A065E"/>
    <w:rsid w:val="002A1FEB"/>
    <w:rsid w:val="002A21AB"/>
    <w:rsid w:val="002A37B0"/>
    <w:rsid w:val="002A4B6C"/>
    <w:rsid w:val="002A4C25"/>
    <w:rsid w:val="002A5077"/>
    <w:rsid w:val="002A5297"/>
    <w:rsid w:val="002A547F"/>
    <w:rsid w:val="002A55E9"/>
    <w:rsid w:val="002A5979"/>
    <w:rsid w:val="002A5A20"/>
    <w:rsid w:val="002A5DF5"/>
    <w:rsid w:val="002A5ED5"/>
    <w:rsid w:val="002A671E"/>
    <w:rsid w:val="002A6F2E"/>
    <w:rsid w:val="002A72FB"/>
    <w:rsid w:val="002B0270"/>
    <w:rsid w:val="002B17B1"/>
    <w:rsid w:val="002B3EFC"/>
    <w:rsid w:val="002B404C"/>
    <w:rsid w:val="002B43A9"/>
    <w:rsid w:val="002B47CD"/>
    <w:rsid w:val="002B4DB3"/>
    <w:rsid w:val="002B5B5B"/>
    <w:rsid w:val="002B5CCA"/>
    <w:rsid w:val="002B66E7"/>
    <w:rsid w:val="002B7189"/>
    <w:rsid w:val="002B7200"/>
    <w:rsid w:val="002B7C26"/>
    <w:rsid w:val="002B7E8F"/>
    <w:rsid w:val="002C08C3"/>
    <w:rsid w:val="002C098E"/>
    <w:rsid w:val="002C0B82"/>
    <w:rsid w:val="002C1418"/>
    <w:rsid w:val="002C25E9"/>
    <w:rsid w:val="002C3719"/>
    <w:rsid w:val="002C37D0"/>
    <w:rsid w:val="002C42DC"/>
    <w:rsid w:val="002C4545"/>
    <w:rsid w:val="002C4A47"/>
    <w:rsid w:val="002C4B44"/>
    <w:rsid w:val="002C4D57"/>
    <w:rsid w:val="002C4ED3"/>
    <w:rsid w:val="002C56AC"/>
    <w:rsid w:val="002C6162"/>
    <w:rsid w:val="002C7582"/>
    <w:rsid w:val="002C777B"/>
    <w:rsid w:val="002C784B"/>
    <w:rsid w:val="002D03FD"/>
    <w:rsid w:val="002D1E43"/>
    <w:rsid w:val="002D1E87"/>
    <w:rsid w:val="002D21F6"/>
    <w:rsid w:val="002D2668"/>
    <w:rsid w:val="002D27F4"/>
    <w:rsid w:val="002D2DA6"/>
    <w:rsid w:val="002D3D81"/>
    <w:rsid w:val="002D5034"/>
    <w:rsid w:val="002D5CAF"/>
    <w:rsid w:val="002D5D99"/>
    <w:rsid w:val="002D5DF7"/>
    <w:rsid w:val="002D60FE"/>
    <w:rsid w:val="002D65F3"/>
    <w:rsid w:val="002D723D"/>
    <w:rsid w:val="002D7F3E"/>
    <w:rsid w:val="002E01D0"/>
    <w:rsid w:val="002E030D"/>
    <w:rsid w:val="002E05DA"/>
    <w:rsid w:val="002E06E1"/>
    <w:rsid w:val="002E0A8F"/>
    <w:rsid w:val="002E15BD"/>
    <w:rsid w:val="002E176B"/>
    <w:rsid w:val="002E1A18"/>
    <w:rsid w:val="002E21F8"/>
    <w:rsid w:val="002E2ACC"/>
    <w:rsid w:val="002E2CF0"/>
    <w:rsid w:val="002E30FA"/>
    <w:rsid w:val="002E3B9E"/>
    <w:rsid w:val="002E42C0"/>
    <w:rsid w:val="002E497F"/>
    <w:rsid w:val="002E4C3A"/>
    <w:rsid w:val="002E4CBC"/>
    <w:rsid w:val="002E53EA"/>
    <w:rsid w:val="002E575E"/>
    <w:rsid w:val="002E5A17"/>
    <w:rsid w:val="002E5B14"/>
    <w:rsid w:val="002E6228"/>
    <w:rsid w:val="002E6231"/>
    <w:rsid w:val="002E62F4"/>
    <w:rsid w:val="002E63BA"/>
    <w:rsid w:val="002E64D5"/>
    <w:rsid w:val="002E67CF"/>
    <w:rsid w:val="002E6B77"/>
    <w:rsid w:val="002E6D99"/>
    <w:rsid w:val="002E79DE"/>
    <w:rsid w:val="002E7C79"/>
    <w:rsid w:val="002E7E8A"/>
    <w:rsid w:val="002E7EB4"/>
    <w:rsid w:val="002F043B"/>
    <w:rsid w:val="002F0470"/>
    <w:rsid w:val="002F0621"/>
    <w:rsid w:val="002F0A86"/>
    <w:rsid w:val="002F0B58"/>
    <w:rsid w:val="002F0C6B"/>
    <w:rsid w:val="002F14D8"/>
    <w:rsid w:val="002F14E0"/>
    <w:rsid w:val="002F1668"/>
    <w:rsid w:val="002F197A"/>
    <w:rsid w:val="002F205E"/>
    <w:rsid w:val="002F2765"/>
    <w:rsid w:val="002F282B"/>
    <w:rsid w:val="002F2A1F"/>
    <w:rsid w:val="002F3740"/>
    <w:rsid w:val="002F3BC9"/>
    <w:rsid w:val="002F3CBD"/>
    <w:rsid w:val="002F3DA3"/>
    <w:rsid w:val="002F44EA"/>
    <w:rsid w:val="002F4EB7"/>
    <w:rsid w:val="002F51D7"/>
    <w:rsid w:val="002F5B0D"/>
    <w:rsid w:val="002F63F3"/>
    <w:rsid w:val="002F6A9E"/>
    <w:rsid w:val="002F72DD"/>
    <w:rsid w:val="002F7543"/>
    <w:rsid w:val="002F763E"/>
    <w:rsid w:val="002F7A4B"/>
    <w:rsid w:val="00300088"/>
    <w:rsid w:val="0030067F"/>
    <w:rsid w:val="003007FA"/>
    <w:rsid w:val="00301858"/>
    <w:rsid w:val="003027DD"/>
    <w:rsid w:val="00302859"/>
    <w:rsid w:val="00303154"/>
    <w:rsid w:val="00305572"/>
    <w:rsid w:val="003058C5"/>
    <w:rsid w:val="00305937"/>
    <w:rsid w:val="00305AF5"/>
    <w:rsid w:val="00306A18"/>
    <w:rsid w:val="003071A9"/>
    <w:rsid w:val="00307D02"/>
    <w:rsid w:val="00310423"/>
    <w:rsid w:val="0031067A"/>
    <w:rsid w:val="003109B9"/>
    <w:rsid w:val="00311211"/>
    <w:rsid w:val="0031153E"/>
    <w:rsid w:val="00313200"/>
    <w:rsid w:val="003139BF"/>
    <w:rsid w:val="00313B2E"/>
    <w:rsid w:val="00313EE3"/>
    <w:rsid w:val="00313EE7"/>
    <w:rsid w:val="00313EF1"/>
    <w:rsid w:val="00314369"/>
    <w:rsid w:val="0031634E"/>
    <w:rsid w:val="0031696F"/>
    <w:rsid w:val="00316A8B"/>
    <w:rsid w:val="00317C00"/>
    <w:rsid w:val="003200B7"/>
    <w:rsid w:val="00320861"/>
    <w:rsid w:val="00320D05"/>
    <w:rsid w:val="00320EC6"/>
    <w:rsid w:val="00321218"/>
    <w:rsid w:val="00321550"/>
    <w:rsid w:val="00321EEF"/>
    <w:rsid w:val="003220BD"/>
    <w:rsid w:val="0032250F"/>
    <w:rsid w:val="00322817"/>
    <w:rsid w:val="00323DF8"/>
    <w:rsid w:val="003244AE"/>
    <w:rsid w:val="0032460F"/>
    <w:rsid w:val="00324802"/>
    <w:rsid w:val="00324841"/>
    <w:rsid w:val="00324E85"/>
    <w:rsid w:val="0032588C"/>
    <w:rsid w:val="00325BC6"/>
    <w:rsid w:val="0032705C"/>
    <w:rsid w:val="00327476"/>
    <w:rsid w:val="003275EF"/>
    <w:rsid w:val="0032793C"/>
    <w:rsid w:val="00327A42"/>
    <w:rsid w:val="00327CB1"/>
    <w:rsid w:val="00327D9D"/>
    <w:rsid w:val="00327E1B"/>
    <w:rsid w:val="00327F01"/>
    <w:rsid w:val="00330222"/>
    <w:rsid w:val="00330B22"/>
    <w:rsid w:val="00330C61"/>
    <w:rsid w:val="00332460"/>
    <w:rsid w:val="00332CD7"/>
    <w:rsid w:val="00333A51"/>
    <w:rsid w:val="0033419B"/>
    <w:rsid w:val="00334D3C"/>
    <w:rsid w:val="0033506A"/>
    <w:rsid w:val="00335CA6"/>
    <w:rsid w:val="00335F2E"/>
    <w:rsid w:val="00336398"/>
    <w:rsid w:val="00336835"/>
    <w:rsid w:val="00336A1E"/>
    <w:rsid w:val="0033733F"/>
    <w:rsid w:val="0033750E"/>
    <w:rsid w:val="0033782C"/>
    <w:rsid w:val="00337A8E"/>
    <w:rsid w:val="003425D8"/>
    <w:rsid w:val="00343E3B"/>
    <w:rsid w:val="00344CD0"/>
    <w:rsid w:val="0034511F"/>
    <w:rsid w:val="00345D78"/>
    <w:rsid w:val="00346F9B"/>
    <w:rsid w:val="0034787D"/>
    <w:rsid w:val="00347A66"/>
    <w:rsid w:val="00347CC4"/>
    <w:rsid w:val="00347E4D"/>
    <w:rsid w:val="00350065"/>
    <w:rsid w:val="00350453"/>
    <w:rsid w:val="003504AA"/>
    <w:rsid w:val="003512E9"/>
    <w:rsid w:val="003514B1"/>
    <w:rsid w:val="0035246A"/>
    <w:rsid w:val="0035274F"/>
    <w:rsid w:val="00352912"/>
    <w:rsid w:val="00352E8E"/>
    <w:rsid w:val="003530A2"/>
    <w:rsid w:val="003539A6"/>
    <w:rsid w:val="00354641"/>
    <w:rsid w:val="00354BDF"/>
    <w:rsid w:val="00354F79"/>
    <w:rsid w:val="0035566F"/>
    <w:rsid w:val="0035598E"/>
    <w:rsid w:val="00356148"/>
    <w:rsid w:val="00356B3A"/>
    <w:rsid w:val="003577A3"/>
    <w:rsid w:val="0036021D"/>
    <w:rsid w:val="00360763"/>
    <w:rsid w:val="003616DC"/>
    <w:rsid w:val="00361D90"/>
    <w:rsid w:val="00361E57"/>
    <w:rsid w:val="003622F2"/>
    <w:rsid w:val="00362527"/>
    <w:rsid w:val="00364011"/>
    <w:rsid w:val="0036404A"/>
    <w:rsid w:val="0036461B"/>
    <w:rsid w:val="0036473C"/>
    <w:rsid w:val="00364AF4"/>
    <w:rsid w:val="0036552B"/>
    <w:rsid w:val="00366371"/>
    <w:rsid w:val="00366699"/>
    <w:rsid w:val="0036670F"/>
    <w:rsid w:val="003667AB"/>
    <w:rsid w:val="00366893"/>
    <w:rsid w:val="00366F7A"/>
    <w:rsid w:val="0036702B"/>
    <w:rsid w:val="00367574"/>
    <w:rsid w:val="00367E0F"/>
    <w:rsid w:val="00370024"/>
    <w:rsid w:val="00370AC8"/>
    <w:rsid w:val="00370DD6"/>
    <w:rsid w:val="00370F84"/>
    <w:rsid w:val="00371096"/>
    <w:rsid w:val="0037239B"/>
    <w:rsid w:val="00372746"/>
    <w:rsid w:val="00372D40"/>
    <w:rsid w:val="00372F68"/>
    <w:rsid w:val="003730C6"/>
    <w:rsid w:val="003730FE"/>
    <w:rsid w:val="003731B7"/>
    <w:rsid w:val="003738E7"/>
    <w:rsid w:val="00373923"/>
    <w:rsid w:val="00373B1C"/>
    <w:rsid w:val="00373F41"/>
    <w:rsid w:val="003743BD"/>
    <w:rsid w:val="00374533"/>
    <w:rsid w:val="003747E3"/>
    <w:rsid w:val="00374BBF"/>
    <w:rsid w:val="00374FA6"/>
    <w:rsid w:val="003752AA"/>
    <w:rsid w:val="003754DB"/>
    <w:rsid w:val="00375696"/>
    <w:rsid w:val="003756B6"/>
    <w:rsid w:val="00375782"/>
    <w:rsid w:val="0037580F"/>
    <w:rsid w:val="00375E83"/>
    <w:rsid w:val="00376906"/>
    <w:rsid w:val="00376B94"/>
    <w:rsid w:val="00377686"/>
    <w:rsid w:val="00377BB2"/>
    <w:rsid w:val="00377CF4"/>
    <w:rsid w:val="00380891"/>
    <w:rsid w:val="00380CC7"/>
    <w:rsid w:val="003817E7"/>
    <w:rsid w:val="0038197D"/>
    <w:rsid w:val="00381F9D"/>
    <w:rsid w:val="003822CA"/>
    <w:rsid w:val="00383156"/>
    <w:rsid w:val="0038315D"/>
    <w:rsid w:val="003839D3"/>
    <w:rsid w:val="00383B7C"/>
    <w:rsid w:val="00384DB8"/>
    <w:rsid w:val="003850FB"/>
    <w:rsid w:val="00385A79"/>
    <w:rsid w:val="00385ED4"/>
    <w:rsid w:val="0038642E"/>
    <w:rsid w:val="003864BC"/>
    <w:rsid w:val="003866C6"/>
    <w:rsid w:val="00387C8E"/>
    <w:rsid w:val="00387CCF"/>
    <w:rsid w:val="00387FE8"/>
    <w:rsid w:val="003905E5"/>
    <w:rsid w:val="00390CFF"/>
    <w:rsid w:val="00390EBC"/>
    <w:rsid w:val="0039177A"/>
    <w:rsid w:val="00391FC2"/>
    <w:rsid w:val="003929C0"/>
    <w:rsid w:val="00392C9E"/>
    <w:rsid w:val="00394287"/>
    <w:rsid w:val="00394859"/>
    <w:rsid w:val="00394CF8"/>
    <w:rsid w:val="003966B5"/>
    <w:rsid w:val="00396B1D"/>
    <w:rsid w:val="00397EC1"/>
    <w:rsid w:val="00397EE0"/>
    <w:rsid w:val="003A0022"/>
    <w:rsid w:val="003A06E4"/>
    <w:rsid w:val="003A09CD"/>
    <w:rsid w:val="003A1297"/>
    <w:rsid w:val="003A1B22"/>
    <w:rsid w:val="003A2075"/>
    <w:rsid w:val="003A22B8"/>
    <w:rsid w:val="003A22D4"/>
    <w:rsid w:val="003A2313"/>
    <w:rsid w:val="003A281D"/>
    <w:rsid w:val="003A3665"/>
    <w:rsid w:val="003A3A03"/>
    <w:rsid w:val="003A3B9E"/>
    <w:rsid w:val="003A3E1E"/>
    <w:rsid w:val="003A4007"/>
    <w:rsid w:val="003A4F6E"/>
    <w:rsid w:val="003A54F9"/>
    <w:rsid w:val="003A5A7D"/>
    <w:rsid w:val="003A5B57"/>
    <w:rsid w:val="003A65F4"/>
    <w:rsid w:val="003A6649"/>
    <w:rsid w:val="003A672D"/>
    <w:rsid w:val="003A6BD2"/>
    <w:rsid w:val="003A7396"/>
    <w:rsid w:val="003B020F"/>
    <w:rsid w:val="003B0686"/>
    <w:rsid w:val="003B0B10"/>
    <w:rsid w:val="003B1FCB"/>
    <w:rsid w:val="003B22D8"/>
    <w:rsid w:val="003B29F8"/>
    <w:rsid w:val="003B35D4"/>
    <w:rsid w:val="003B479A"/>
    <w:rsid w:val="003B5935"/>
    <w:rsid w:val="003B61BE"/>
    <w:rsid w:val="003B673E"/>
    <w:rsid w:val="003B6775"/>
    <w:rsid w:val="003B67A3"/>
    <w:rsid w:val="003B6B19"/>
    <w:rsid w:val="003B6C02"/>
    <w:rsid w:val="003C021E"/>
    <w:rsid w:val="003C07A8"/>
    <w:rsid w:val="003C08F6"/>
    <w:rsid w:val="003C0B64"/>
    <w:rsid w:val="003C1297"/>
    <w:rsid w:val="003C1426"/>
    <w:rsid w:val="003C1A92"/>
    <w:rsid w:val="003C260C"/>
    <w:rsid w:val="003C2782"/>
    <w:rsid w:val="003C3095"/>
    <w:rsid w:val="003C36A2"/>
    <w:rsid w:val="003C4005"/>
    <w:rsid w:val="003C407F"/>
    <w:rsid w:val="003C4541"/>
    <w:rsid w:val="003C4547"/>
    <w:rsid w:val="003C4807"/>
    <w:rsid w:val="003C4E5A"/>
    <w:rsid w:val="003C4EC4"/>
    <w:rsid w:val="003C58D0"/>
    <w:rsid w:val="003C66AD"/>
    <w:rsid w:val="003C69B2"/>
    <w:rsid w:val="003C72CC"/>
    <w:rsid w:val="003C73D1"/>
    <w:rsid w:val="003D0608"/>
    <w:rsid w:val="003D0BFB"/>
    <w:rsid w:val="003D1079"/>
    <w:rsid w:val="003D107F"/>
    <w:rsid w:val="003D11DF"/>
    <w:rsid w:val="003D1332"/>
    <w:rsid w:val="003D1A04"/>
    <w:rsid w:val="003D2FE8"/>
    <w:rsid w:val="003D3BB8"/>
    <w:rsid w:val="003D4351"/>
    <w:rsid w:val="003D4A3E"/>
    <w:rsid w:val="003D5579"/>
    <w:rsid w:val="003D6FD1"/>
    <w:rsid w:val="003D7719"/>
    <w:rsid w:val="003D7C11"/>
    <w:rsid w:val="003D7FEE"/>
    <w:rsid w:val="003E0215"/>
    <w:rsid w:val="003E23FA"/>
    <w:rsid w:val="003E2725"/>
    <w:rsid w:val="003E2830"/>
    <w:rsid w:val="003E3220"/>
    <w:rsid w:val="003E3595"/>
    <w:rsid w:val="003E44A3"/>
    <w:rsid w:val="003E4793"/>
    <w:rsid w:val="003E4DC5"/>
    <w:rsid w:val="003E4E07"/>
    <w:rsid w:val="003E56FE"/>
    <w:rsid w:val="003E58B2"/>
    <w:rsid w:val="003E5AD7"/>
    <w:rsid w:val="003E5C32"/>
    <w:rsid w:val="003E5C84"/>
    <w:rsid w:val="003E5F14"/>
    <w:rsid w:val="003E63D8"/>
    <w:rsid w:val="003E69C8"/>
    <w:rsid w:val="003E6DA0"/>
    <w:rsid w:val="003E6DF8"/>
    <w:rsid w:val="003E75DF"/>
    <w:rsid w:val="003E7E1B"/>
    <w:rsid w:val="003F12E3"/>
    <w:rsid w:val="003F1A39"/>
    <w:rsid w:val="003F2C7E"/>
    <w:rsid w:val="003F2FAD"/>
    <w:rsid w:val="003F30D9"/>
    <w:rsid w:val="003F4BF7"/>
    <w:rsid w:val="003F62B4"/>
    <w:rsid w:val="003F6554"/>
    <w:rsid w:val="003F66C4"/>
    <w:rsid w:val="003F6727"/>
    <w:rsid w:val="003F6A46"/>
    <w:rsid w:val="003F78B7"/>
    <w:rsid w:val="003F7BD7"/>
    <w:rsid w:val="003F7C5E"/>
    <w:rsid w:val="003F7CFA"/>
    <w:rsid w:val="00400A05"/>
    <w:rsid w:val="00400F05"/>
    <w:rsid w:val="00400F43"/>
    <w:rsid w:val="004011E7"/>
    <w:rsid w:val="0040177E"/>
    <w:rsid w:val="00402F6C"/>
    <w:rsid w:val="00403A93"/>
    <w:rsid w:val="00403AF1"/>
    <w:rsid w:val="00403BEC"/>
    <w:rsid w:val="00403FB0"/>
    <w:rsid w:val="0040426F"/>
    <w:rsid w:val="004046C3"/>
    <w:rsid w:val="00404729"/>
    <w:rsid w:val="00404772"/>
    <w:rsid w:val="00404A2A"/>
    <w:rsid w:val="00404BB9"/>
    <w:rsid w:val="00405338"/>
    <w:rsid w:val="00405546"/>
    <w:rsid w:val="0040575A"/>
    <w:rsid w:val="00405A6F"/>
    <w:rsid w:val="00405C5D"/>
    <w:rsid w:val="00405D5C"/>
    <w:rsid w:val="00406720"/>
    <w:rsid w:val="004068F4"/>
    <w:rsid w:val="004100FB"/>
    <w:rsid w:val="00410518"/>
    <w:rsid w:val="004108AE"/>
    <w:rsid w:val="004111CC"/>
    <w:rsid w:val="004119A0"/>
    <w:rsid w:val="00412C02"/>
    <w:rsid w:val="00413270"/>
    <w:rsid w:val="00413E0D"/>
    <w:rsid w:val="00413E97"/>
    <w:rsid w:val="00414496"/>
    <w:rsid w:val="00414747"/>
    <w:rsid w:val="00416405"/>
    <w:rsid w:val="00416AFA"/>
    <w:rsid w:val="00417E15"/>
    <w:rsid w:val="00417E32"/>
    <w:rsid w:val="00417EC4"/>
    <w:rsid w:val="00420366"/>
    <w:rsid w:val="00420480"/>
    <w:rsid w:val="00420B33"/>
    <w:rsid w:val="004214BC"/>
    <w:rsid w:val="0042155A"/>
    <w:rsid w:val="00422FD2"/>
    <w:rsid w:val="0042308C"/>
    <w:rsid w:val="004230B3"/>
    <w:rsid w:val="004239D0"/>
    <w:rsid w:val="00423A70"/>
    <w:rsid w:val="00423D5C"/>
    <w:rsid w:val="00424430"/>
    <w:rsid w:val="0042538A"/>
    <w:rsid w:val="004257D0"/>
    <w:rsid w:val="00425B25"/>
    <w:rsid w:val="00425D27"/>
    <w:rsid w:val="00426090"/>
    <w:rsid w:val="004265B7"/>
    <w:rsid w:val="0042669C"/>
    <w:rsid w:val="0042772E"/>
    <w:rsid w:val="00427E2E"/>
    <w:rsid w:val="00430104"/>
    <w:rsid w:val="0043143D"/>
    <w:rsid w:val="00431606"/>
    <w:rsid w:val="00432056"/>
    <w:rsid w:val="00432191"/>
    <w:rsid w:val="004321D7"/>
    <w:rsid w:val="004322C0"/>
    <w:rsid w:val="00432908"/>
    <w:rsid w:val="00432AD8"/>
    <w:rsid w:val="00432E26"/>
    <w:rsid w:val="004338FB"/>
    <w:rsid w:val="00433BB5"/>
    <w:rsid w:val="00433C8F"/>
    <w:rsid w:val="00433FAE"/>
    <w:rsid w:val="00434508"/>
    <w:rsid w:val="00434E42"/>
    <w:rsid w:val="00434FE8"/>
    <w:rsid w:val="00435522"/>
    <w:rsid w:val="00436435"/>
    <w:rsid w:val="00436495"/>
    <w:rsid w:val="004365DB"/>
    <w:rsid w:val="0043685B"/>
    <w:rsid w:val="004368B7"/>
    <w:rsid w:val="00436AF1"/>
    <w:rsid w:val="00436BFD"/>
    <w:rsid w:val="00436CB4"/>
    <w:rsid w:val="00436D76"/>
    <w:rsid w:val="00436DB2"/>
    <w:rsid w:val="00436E06"/>
    <w:rsid w:val="00437D8D"/>
    <w:rsid w:val="00440906"/>
    <w:rsid w:val="004413EA"/>
    <w:rsid w:val="00441D65"/>
    <w:rsid w:val="00441E73"/>
    <w:rsid w:val="00442563"/>
    <w:rsid w:val="00442BBA"/>
    <w:rsid w:val="004434CC"/>
    <w:rsid w:val="00443B9B"/>
    <w:rsid w:val="00443FA7"/>
    <w:rsid w:val="00444A14"/>
    <w:rsid w:val="00445387"/>
    <w:rsid w:val="0044540D"/>
    <w:rsid w:val="004454F3"/>
    <w:rsid w:val="00445E30"/>
    <w:rsid w:val="00445EA5"/>
    <w:rsid w:val="004461AA"/>
    <w:rsid w:val="004461BD"/>
    <w:rsid w:val="004461FD"/>
    <w:rsid w:val="00446C08"/>
    <w:rsid w:val="00446C5B"/>
    <w:rsid w:val="00446D84"/>
    <w:rsid w:val="0044729E"/>
    <w:rsid w:val="0044733D"/>
    <w:rsid w:val="00447354"/>
    <w:rsid w:val="004478B3"/>
    <w:rsid w:val="00447BCB"/>
    <w:rsid w:val="00450D61"/>
    <w:rsid w:val="00450D9A"/>
    <w:rsid w:val="004519B6"/>
    <w:rsid w:val="00451A36"/>
    <w:rsid w:val="00451FA1"/>
    <w:rsid w:val="004520FA"/>
    <w:rsid w:val="0045271F"/>
    <w:rsid w:val="00452C9D"/>
    <w:rsid w:val="00453D50"/>
    <w:rsid w:val="00454097"/>
    <w:rsid w:val="00454730"/>
    <w:rsid w:val="004552FE"/>
    <w:rsid w:val="004559A5"/>
    <w:rsid w:val="00455A3B"/>
    <w:rsid w:val="00455B71"/>
    <w:rsid w:val="00455B7D"/>
    <w:rsid w:val="0045601E"/>
    <w:rsid w:val="00456A26"/>
    <w:rsid w:val="00456D5C"/>
    <w:rsid w:val="00456FC6"/>
    <w:rsid w:val="00457048"/>
    <w:rsid w:val="004570B3"/>
    <w:rsid w:val="0045724A"/>
    <w:rsid w:val="004573F7"/>
    <w:rsid w:val="00457493"/>
    <w:rsid w:val="004607E5"/>
    <w:rsid w:val="004609BE"/>
    <w:rsid w:val="00460A55"/>
    <w:rsid w:val="00460D1F"/>
    <w:rsid w:val="0046161C"/>
    <w:rsid w:val="00461888"/>
    <w:rsid w:val="00461DF4"/>
    <w:rsid w:val="004628F0"/>
    <w:rsid w:val="00462D26"/>
    <w:rsid w:val="00462F5A"/>
    <w:rsid w:val="00463231"/>
    <w:rsid w:val="004638FB"/>
    <w:rsid w:val="00464BFB"/>
    <w:rsid w:val="0046523E"/>
    <w:rsid w:val="00465BF3"/>
    <w:rsid w:val="00466424"/>
    <w:rsid w:val="004664DC"/>
    <w:rsid w:val="00466523"/>
    <w:rsid w:val="00466FE3"/>
    <w:rsid w:val="004670CF"/>
    <w:rsid w:val="00467813"/>
    <w:rsid w:val="004700F8"/>
    <w:rsid w:val="004702C1"/>
    <w:rsid w:val="004703BA"/>
    <w:rsid w:val="004704CB"/>
    <w:rsid w:val="0047087F"/>
    <w:rsid w:val="004709BA"/>
    <w:rsid w:val="00471751"/>
    <w:rsid w:val="00471DAE"/>
    <w:rsid w:val="00473CC5"/>
    <w:rsid w:val="00473FE4"/>
    <w:rsid w:val="00474B94"/>
    <w:rsid w:val="00475908"/>
    <w:rsid w:val="00475C22"/>
    <w:rsid w:val="00475E97"/>
    <w:rsid w:val="00476108"/>
    <w:rsid w:val="00476951"/>
    <w:rsid w:val="00477763"/>
    <w:rsid w:val="004777E1"/>
    <w:rsid w:val="00477CF7"/>
    <w:rsid w:val="0048022A"/>
    <w:rsid w:val="004804AC"/>
    <w:rsid w:val="00480A0C"/>
    <w:rsid w:val="004810CF"/>
    <w:rsid w:val="00481B67"/>
    <w:rsid w:val="00483508"/>
    <w:rsid w:val="0048364A"/>
    <w:rsid w:val="0048375A"/>
    <w:rsid w:val="004841E4"/>
    <w:rsid w:val="00484623"/>
    <w:rsid w:val="004846C6"/>
    <w:rsid w:val="004848C7"/>
    <w:rsid w:val="00484971"/>
    <w:rsid w:val="00484984"/>
    <w:rsid w:val="00484999"/>
    <w:rsid w:val="00485DA3"/>
    <w:rsid w:val="004861A8"/>
    <w:rsid w:val="00486BA2"/>
    <w:rsid w:val="00486F7D"/>
    <w:rsid w:val="00487460"/>
    <w:rsid w:val="004875A3"/>
    <w:rsid w:val="00487998"/>
    <w:rsid w:val="00487C2A"/>
    <w:rsid w:val="00487FB7"/>
    <w:rsid w:val="00490107"/>
    <w:rsid w:val="00490998"/>
    <w:rsid w:val="00491346"/>
    <w:rsid w:val="00492195"/>
    <w:rsid w:val="00492552"/>
    <w:rsid w:val="004928B3"/>
    <w:rsid w:val="00492B2B"/>
    <w:rsid w:val="00492BE1"/>
    <w:rsid w:val="00492EB2"/>
    <w:rsid w:val="004939BF"/>
    <w:rsid w:val="00493AC4"/>
    <w:rsid w:val="00493C72"/>
    <w:rsid w:val="004945CC"/>
    <w:rsid w:val="00494C1D"/>
    <w:rsid w:val="0049510F"/>
    <w:rsid w:val="004951B8"/>
    <w:rsid w:val="00495909"/>
    <w:rsid w:val="00495B2D"/>
    <w:rsid w:val="004964CD"/>
    <w:rsid w:val="004969CA"/>
    <w:rsid w:val="00496BD5"/>
    <w:rsid w:val="00496E6E"/>
    <w:rsid w:val="00497253"/>
    <w:rsid w:val="00497BF0"/>
    <w:rsid w:val="00497D7B"/>
    <w:rsid w:val="004A01F3"/>
    <w:rsid w:val="004A04BD"/>
    <w:rsid w:val="004A077B"/>
    <w:rsid w:val="004A1365"/>
    <w:rsid w:val="004A1424"/>
    <w:rsid w:val="004A22B4"/>
    <w:rsid w:val="004A23B2"/>
    <w:rsid w:val="004A26F5"/>
    <w:rsid w:val="004A2D2E"/>
    <w:rsid w:val="004A2F41"/>
    <w:rsid w:val="004A3D86"/>
    <w:rsid w:val="004A3F85"/>
    <w:rsid w:val="004A4811"/>
    <w:rsid w:val="004A4BF4"/>
    <w:rsid w:val="004A5883"/>
    <w:rsid w:val="004A5A91"/>
    <w:rsid w:val="004A66EB"/>
    <w:rsid w:val="004A7DA1"/>
    <w:rsid w:val="004A7E2D"/>
    <w:rsid w:val="004B0A0C"/>
    <w:rsid w:val="004B0C78"/>
    <w:rsid w:val="004B0D3B"/>
    <w:rsid w:val="004B0E57"/>
    <w:rsid w:val="004B181B"/>
    <w:rsid w:val="004B2C8B"/>
    <w:rsid w:val="004B2D06"/>
    <w:rsid w:val="004B48C9"/>
    <w:rsid w:val="004B52B4"/>
    <w:rsid w:val="004B5614"/>
    <w:rsid w:val="004B56B4"/>
    <w:rsid w:val="004B597B"/>
    <w:rsid w:val="004B6392"/>
    <w:rsid w:val="004B64ED"/>
    <w:rsid w:val="004B6DA0"/>
    <w:rsid w:val="004B6E6A"/>
    <w:rsid w:val="004B73F7"/>
    <w:rsid w:val="004B74E0"/>
    <w:rsid w:val="004B77D5"/>
    <w:rsid w:val="004B785B"/>
    <w:rsid w:val="004B7DC0"/>
    <w:rsid w:val="004C052B"/>
    <w:rsid w:val="004C25CB"/>
    <w:rsid w:val="004C29E4"/>
    <w:rsid w:val="004C37CD"/>
    <w:rsid w:val="004C3C98"/>
    <w:rsid w:val="004C3CF1"/>
    <w:rsid w:val="004C3F69"/>
    <w:rsid w:val="004C40B2"/>
    <w:rsid w:val="004C4364"/>
    <w:rsid w:val="004C4F44"/>
    <w:rsid w:val="004C545F"/>
    <w:rsid w:val="004C5717"/>
    <w:rsid w:val="004C5888"/>
    <w:rsid w:val="004C5FE2"/>
    <w:rsid w:val="004C6081"/>
    <w:rsid w:val="004C639F"/>
    <w:rsid w:val="004C6582"/>
    <w:rsid w:val="004C68EA"/>
    <w:rsid w:val="004C7383"/>
    <w:rsid w:val="004C7ED4"/>
    <w:rsid w:val="004D0C6E"/>
    <w:rsid w:val="004D10DB"/>
    <w:rsid w:val="004D1420"/>
    <w:rsid w:val="004D19F2"/>
    <w:rsid w:val="004D21CC"/>
    <w:rsid w:val="004D273D"/>
    <w:rsid w:val="004D2822"/>
    <w:rsid w:val="004D2859"/>
    <w:rsid w:val="004D2EA6"/>
    <w:rsid w:val="004D3B05"/>
    <w:rsid w:val="004D45D3"/>
    <w:rsid w:val="004D45DE"/>
    <w:rsid w:val="004D56B0"/>
    <w:rsid w:val="004D5ADC"/>
    <w:rsid w:val="004D5B8E"/>
    <w:rsid w:val="004D5F25"/>
    <w:rsid w:val="004D6512"/>
    <w:rsid w:val="004D6C97"/>
    <w:rsid w:val="004D6EB4"/>
    <w:rsid w:val="004D7014"/>
    <w:rsid w:val="004D705A"/>
    <w:rsid w:val="004D72D8"/>
    <w:rsid w:val="004D7978"/>
    <w:rsid w:val="004D7F0A"/>
    <w:rsid w:val="004E054F"/>
    <w:rsid w:val="004E07F9"/>
    <w:rsid w:val="004E126A"/>
    <w:rsid w:val="004E182D"/>
    <w:rsid w:val="004E1BF1"/>
    <w:rsid w:val="004E1E41"/>
    <w:rsid w:val="004E1F91"/>
    <w:rsid w:val="004E2A99"/>
    <w:rsid w:val="004E2E0D"/>
    <w:rsid w:val="004E3583"/>
    <w:rsid w:val="004E3801"/>
    <w:rsid w:val="004E3F9A"/>
    <w:rsid w:val="004E46EA"/>
    <w:rsid w:val="004E668B"/>
    <w:rsid w:val="004E6B93"/>
    <w:rsid w:val="004E73DA"/>
    <w:rsid w:val="004E758F"/>
    <w:rsid w:val="004E785E"/>
    <w:rsid w:val="004E7BF5"/>
    <w:rsid w:val="004F1645"/>
    <w:rsid w:val="004F220E"/>
    <w:rsid w:val="004F2233"/>
    <w:rsid w:val="004F2AD2"/>
    <w:rsid w:val="004F2F0E"/>
    <w:rsid w:val="004F4610"/>
    <w:rsid w:val="004F4AEE"/>
    <w:rsid w:val="004F4EAC"/>
    <w:rsid w:val="004F5018"/>
    <w:rsid w:val="004F5176"/>
    <w:rsid w:val="004F5712"/>
    <w:rsid w:val="004F5732"/>
    <w:rsid w:val="004F57A7"/>
    <w:rsid w:val="004F5AE2"/>
    <w:rsid w:val="004F61D7"/>
    <w:rsid w:val="004F6637"/>
    <w:rsid w:val="004F6852"/>
    <w:rsid w:val="004F6DDC"/>
    <w:rsid w:val="004F72DC"/>
    <w:rsid w:val="004F7BD1"/>
    <w:rsid w:val="005007ED"/>
    <w:rsid w:val="005009CB"/>
    <w:rsid w:val="005017E9"/>
    <w:rsid w:val="00501E8E"/>
    <w:rsid w:val="005024C1"/>
    <w:rsid w:val="00502783"/>
    <w:rsid w:val="005027D7"/>
    <w:rsid w:val="005027E9"/>
    <w:rsid w:val="0050348B"/>
    <w:rsid w:val="005039A9"/>
    <w:rsid w:val="0050412C"/>
    <w:rsid w:val="0050462D"/>
    <w:rsid w:val="00504D8A"/>
    <w:rsid w:val="0050565E"/>
    <w:rsid w:val="00505A53"/>
    <w:rsid w:val="00505AAD"/>
    <w:rsid w:val="005063FA"/>
    <w:rsid w:val="005068DE"/>
    <w:rsid w:val="005070B5"/>
    <w:rsid w:val="00507496"/>
    <w:rsid w:val="005077E0"/>
    <w:rsid w:val="00507E92"/>
    <w:rsid w:val="005101EB"/>
    <w:rsid w:val="005103B1"/>
    <w:rsid w:val="00510923"/>
    <w:rsid w:val="00510ABC"/>
    <w:rsid w:val="00510F92"/>
    <w:rsid w:val="00511046"/>
    <w:rsid w:val="0051142A"/>
    <w:rsid w:val="00511926"/>
    <w:rsid w:val="00511A1C"/>
    <w:rsid w:val="00511AE3"/>
    <w:rsid w:val="00512ABF"/>
    <w:rsid w:val="005136D6"/>
    <w:rsid w:val="00513782"/>
    <w:rsid w:val="005141A1"/>
    <w:rsid w:val="00514469"/>
    <w:rsid w:val="005147B2"/>
    <w:rsid w:val="00514C04"/>
    <w:rsid w:val="00515C7A"/>
    <w:rsid w:val="00515DBE"/>
    <w:rsid w:val="005164EF"/>
    <w:rsid w:val="00517335"/>
    <w:rsid w:val="00520C2B"/>
    <w:rsid w:val="00520CD9"/>
    <w:rsid w:val="005210C7"/>
    <w:rsid w:val="0052132F"/>
    <w:rsid w:val="005217FF"/>
    <w:rsid w:val="00521A18"/>
    <w:rsid w:val="00521EDC"/>
    <w:rsid w:val="00522273"/>
    <w:rsid w:val="005226E7"/>
    <w:rsid w:val="00522861"/>
    <w:rsid w:val="0052300C"/>
    <w:rsid w:val="005242BC"/>
    <w:rsid w:val="005243A8"/>
    <w:rsid w:val="005243F0"/>
    <w:rsid w:val="00524CF9"/>
    <w:rsid w:val="005251C1"/>
    <w:rsid w:val="005269C3"/>
    <w:rsid w:val="00526BEB"/>
    <w:rsid w:val="00526DFD"/>
    <w:rsid w:val="00527BA3"/>
    <w:rsid w:val="00527E5B"/>
    <w:rsid w:val="005307D5"/>
    <w:rsid w:val="00530E75"/>
    <w:rsid w:val="00530F9F"/>
    <w:rsid w:val="00531DAF"/>
    <w:rsid w:val="0053254B"/>
    <w:rsid w:val="00532F20"/>
    <w:rsid w:val="0053433E"/>
    <w:rsid w:val="00534541"/>
    <w:rsid w:val="00534A16"/>
    <w:rsid w:val="00534B9B"/>
    <w:rsid w:val="00534D27"/>
    <w:rsid w:val="005353F9"/>
    <w:rsid w:val="005357FB"/>
    <w:rsid w:val="00535CCF"/>
    <w:rsid w:val="00536CA9"/>
    <w:rsid w:val="00537652"/>
    <w:rsid w:val="00537D70"/>
    <w:rsid w:val="0054035A"/>
    <w:rsid w:val="00541673"/>
    <w:rsid w:val="0054293E"/>
    <w:rsid w:val="0054342A"/>
    <w:rsid w:val="0054345D"/>
    <w:rsid w:val="005434F0"/>
    <w:rsid w:val="00544945"/>
    <w:rsid w:val="00544C70"/>
    <w:rsid w:val="00544D3E"/>
    <w:rsid w:val="00546081"/>
    <w:rsid w:val="005462F8"/>
    <w:rsid w:val="0054680C"/>
    <w:rsid w:val="00547083"/>
    <w:rsid w:val="0054728A"/>
    <w:rsid w:val="005477B3"/>
    <w:rsid w:val="00547BEF"/>
    <w:rsid w:val="005506AF"/>
    <w:rsid w:val="00550BE7"/>
    <w:rsid w:val="005513C9"/>
    <w:rsid w:val="005514B6"/>
    <w:rsid w:val="005516EC"/>
    <w:rsid w:val="0055237D"/>
    <w:rsid w:val="00552E3D"/>
    <w:rsid w:val="00553108"/>
    <w:rsid w:val="005534D6"/>
    <w:rsid w:val="005536F2"/>
    <w:rsid w:val="00553836"/>
    <w:rsid w:val="005546D7"/>
    <w:rsid w:val="00554DA6"/>
    <w:rsid w:val="00554EEC"/>
    <w:rsid w:val="00555F7A"/>
    <w:rsid w:val="00556124"/>
    <w:rsid w:val="00557FB6"/>
    <w:rsid w:val="005604EA"/>
    <w:rsid w:val="00560525"/>
    <w:rsid w:val="00560BBC"/>
    <w:rsid w:val="005617B3"/>
    <w:rsid w:val="00561D56"/>
    <w:rsid w:val="00561DBD"/>
    <w:rsid w:val="0056264A"/>
    <w:rsid w:val="00562A27"/>
    <w:rsid w:val="00562C5C"/>
    <w:rsid w:val="00563620"/>
    <w:rsid w:val="00564442"/>
    <w:rsid w:val="005644AE"/>
    <w:rsid w:val="005650F4"/>
    <w:rsid w:val="005652B6"/>
    <w:rsid w:val="00565678"/>
    <w:rsid w:val="0056576C"/>
    <w:rsid w:val="00565FA1"/>
    <w:rsid w:val="00566246"/>
    <w:rsid w:val="00566B8F"/>
    <w:rsid w:val="00566D3D"/>
    <w:rsid w:val="00567B7D"/>
    <w:rsid w:val="00567BA5"/>
    <w:rsid w:val="00567DBD"/>
    <w:rsid w:val="00567EE4"/>
    <w:rsid w:val="005701CE"/>
    <w:rsid w:val="0057093C"/>
    <w:rsid w:val="00570950"/>
    <w:rsid w:val="00571A76"/>
    <w:rsid w:val="00572372"/>
    <w:rsid w:val="0057357E"/>
    <w:rsid w:val="00574484"/>
    <w:rsid w:val="005747B1"/>
    <w:rsid w:val="00574949"/>
    <w:rsid w:val="005749E9"/>
    <w:rsid w:val="00574BC8"/>
    <w:rsid w:val="00575CE5"/>
    <w:rsid w:val="00577265"/>
    <w:rsid w:val="00577A6B"/>
    <w:rsid w:val="00577A90"/>
    <w:rsid w:val="00577EE8"/>
    <w:rsid w:val="005800AA"/>
    <w:rsid w:val="005805F1"/>
    <w:rsid w:val="0058085A"/>
    <w:rsid w:val="005810C2"/>
    <w:rsid w:val="00581187"/>
    <w:rsid w:val="005818A9"/>
    <w:rsid w:val="00581A52"/>
    <w:rsid w:val="00581D32"/>
    <w:rsid w:val="00582998"/>
    <w:rsid w:val="0058299F"/>
    <w:rsid w:val="005829F7"/>
    <w:rsid w:val="00582E43"/>
    <w:rsid w:val="00584184"/>
    <w:rsid w:val="00584275"/>
    <w:rsid w:val="005847CE"/>
    <w:rsid w:val="00585075"/>
    <w:rsid w:val="0058540C"/>
    <w:rsid w:val="00585A48"/>
    <w:rsid w:val="00587F63"/>
    <w:rsid w:val="0059001E"/>
    <w:rsid w:val="00590F14"/>
    <w:rsid w:val="00591365"/>
    <w:rsid w:val="0059162C"/>
    <w:rsid w:val="00591DB6"/>
    <w:rsid w:val="00593A8B"/>
    <w:rsid w:val="0059406B"/>
    <w:rsid w:val="005942B9"/>
    <w:rsid w:val="00594DFB"/>
    <w:rsid w:val="00595208"/>
    <w:rsid w:val="0059587B"/>
    <w:rsid w:val="00595D52"/>
    <w:rsid w:val="00595FA1"/>
    <w:rsid w:val="0059655B"/>
    <w:rsid w:val="00596CB9"/>
    <w:rsid w:val="00597126"/>
    <w:rsid w:val="005976F6"/>
    <w:rsid w:val="005A0759"/>
    <w:rsid w:val="005A0C54"/>
    <w:rsid w:val="005A2921"/>
    <w:rsid w:val="005A312C"/>
    <w:rsid w:val="005A368C"/>
    <w:rsid w:val="005A400D"/>
    <w:rsid w:val="005A42DD"/>
    <w:rsid w:val="005A48AC"/>
    <w:rsid w:val="005A51F1"/>
    <w:rsid w:val="005A641A"/>
    <w:rsid w:val="005A6982"/>
    <w:rsid w:val="005A6B92"/>
    <w:rsid w:val="005A6F87"/>
    <w:rsid w:val="005B03C9"/>
    <w:rsid w:val="005B1664"/>
    <w:rsid w:val="005B23F9"/>
    <w:rsid w:val="005B26EF"/>
    <w:rsid w:val="005B280E"/>
    <w:rsid w:val="005B2C51"/>
    <w:rsid w:val="005B2FE1"/>
    <w:rsid w:val="005B3834"/>
    <w:rsid w:val="005B3F90"/>
    <w:rsid w:val="005B3FD9"/>
    <w:rsid w:val="005B4477"/>
    <w:rsid w:val="005B44EE"/>
    <w:rsid w:val="005B4998"/>
    <w:rsid w:val="005B57D4"/>
    <w:rsid w:val="005B5A42"/>
    <w:rsid w:val="005B5F31"/>
    <w:rsid w:val="005B6A68"/>
    <w:rsid w:val="005B722C"/>
    <w:rsid w:val="005B7234"/>
    <w:rsid w:val="005B78B2"/>
    <w:rsid w:val="005B7F31"/>
    <w:rsid w:val="005C18E5"/>
    <w:rsid w:val="005C1AD1"/>
    <w:rsid w:val="005C22E5"/>
    <w:rsid w:val="005C2374"/>
    <w:rsid w:val="005C2E12"/>
    <w:rsid w:val="005C311B"/>
    <w:rsid w:val="005C3242"/>
    <w:rsid w:val="005C36B2"/>
    <w:rsid w:val="005C3BBC"/>
    <w:rsid w:val="005C4841"/>
    <w:rsid w:val="005C4AAE"/>
    <w:rsid w:val="005C526B"/>
    <w:rsid w:val="005C529A"/>
    <w:rsid w:val="005C531A"/>
    <w:rsid w:val="005C53DD"/>
    <w:rsid w:val="005C5839"/>
    <w:rsid w:val="005C70AA"/>
    <w:rsid w:val="005C72E9"/>
    <w:rsid w:val="005C7679"/>
    <w:rsid w:val="005C77B1"/>
    <w:rsid w:val="005C7FCF"/>
    <w:rsid w:val="005D09D5"/>
    <w:rsid w:val="005D0EB1"/>
    <w:rsid w:val="005D127E"/>
    <w:rsid w:val="005D1B35"/>
    <w:rsid w:val="005D23DD"/>
    <w:rsid w:val="005D2860"/>
    <w:rsid w:val="005D2F0D"/>
    <w:rsid w:val="005D332F"/>
    <w:rsid w:val="005D3BD5"/>
    <w:rsid w:val="005D3E61"/>
    <w:rsid w:val="005D44A2"/>
    <w:rsid w:val="005D45DC"/>
    <w:rsid w:val="005D4D61"/>
    <w:rsid w:val="005D5022"/>
    <w:rsid w:val="005D5079"/>
    <w:rsid w:val="005D5CB3"/>
    <w:rsid w:val="005D70A5"/>
    <w:rsid w:val="005D7638"/>
    <w:rsid w:val="005E19C7"/>
    <w:rsid w:val="005E1CA4"/>
    <w:rsid w:val="005E22D6"/>
    <w:rsid w:val="005E34FD"/>
    <w:rsid w:val="005E3526"/>
    <w:rsid w:val="005E3685"/>
    <w:rsid w:val="005E3823"/>
    <w:rsid w:val="005E3C86"/>
    <w:rsid w:val="005E3D23"/>
    <w:rsid w:val="005E70EE"/>
    <w:rsid w:val="005E7D1B"/>
    <w:rsid w:val="005E7ED8"/>
    <w:rsid w:val="005F08BB"/>
    <w:rsid w:val="005F09BE"/>
    <w:rsid w:val="005F0C81"/>
    <w:rsid w:val="005F0F08"/>
    <w:rsid w:val="005F125B"/>
    <w:rsid w:val="005F1C0A"/>
    <w:rsid w:val="005F1E1B"/>
    <w:rsid w:val="005F2480"/>
    <w:rsid w:val="005F24A8"/>
    <w:rsid w:val="005F2F4C"/>
    <w:rsid w:val="005F37EF"/>
    <w:rsid w:val="005F3FDB"/>
    <w:rsid w:val="005F404D"/>
    <w:rsid w:val="005F4669"/>
    <w:rsid w:val="005F4C8A"/>
    <w:rsid w:val="005F4E27"/>
    <w:rsid w:val="005F52DF"/>
    <w:rsid w:val="005F5752"/>
    <w:rsid w:val="005F63E7"/>
    <w:rsid w:val="005F6DD1"/>
    <w:rsid w:val="005F6EF6"/>
    <w:rsid w:val="005F7DBA"/>
    <w:rsid w:val="00600063"/>
    <w:rsid w:val="006002B6"/>
    <w:rsid w:val="00600411"/>
    <w:rsid w:val="006007B6"/>
    <w:rsid w:val="006008A5"/>
    <w:rsid w:val="00600A2E"/>
    <w:rsid w:val="00600EFA"/>
    <w:rsid w:val="00601409"/>
    <w:rsid w:val="00601C1F"/>
    <w:rsid w:val="0060208D"/>
    <w:rsid w:val="006026A4"/>
    <w:rsid w:val="006026AE"/>
    <w:rsid w:val="0060281E"/>
    <w:rsid w:val="00602A97"/>
    <w:rsid w:val="00603105"/>
    <w:rsid w:val="00603641"/>
    <w:rsid w:val="00603E76"/>
    <w:rsid w:val="00604361"/>
    <w:rsid w:val="0060462A"/>
    <w:rsid w:val="00604A37"/>
    <w:rsid w:val="00604D36"/>
    <w:rsid w:val="00605385"/>
    <w:rsid w:val="0060565B"/>
    <w:rsid w:val="006058C9"/>
    <w:rsid w:val="00605D13"/>
    <w:rsid w:val="0060606C"/>
    <w:rsid w:val="00606961"/>
    <w:rsid w:val="00610A0E"/>
    <w:rsid w:val="00610CC1"/>
    <w:rsid w:val="00610D3E"/>
    <w:rsid w:val="006119AE"/>
    <w:rsid w:val="00611A31"/>
    <w:rsid w:val="00611FA9"/>
    <w:rsid w:val="00611FCD"/>
    <w:rsid w:val="0061248B"/>
    <w:rsid w:val="006128B7"/>
    <w:rsid w:val="0061466A"/>
    <w:rsid w:val="00614884"/>
    <w:rsid w:val="00615528"/>
    <w:rsid w:val="00615E66"/>
    <w:rsid w:val="00615EEE"/>
    <w:rsid w:val="00615EFA"/>
    <w:rsid w:val="0061628D"/>
    <w:rsid w:val="00616C5A"/>
    <w:rsid w:val="00616CAB"/>
    <w:rsid w:val="00616F0F"/>
    <w:rsid w:val="00617865"/>
    <w:rsid w:val="006179B5"/>
    <w:rsid w:val="00620239"/>
    <w:rsid w:val="00620A58"/>
    <w:rsid w:val="00620CF3"/>
    <w:rsid w:val="00620DA8"/>
    <w:rsid w:val="00620DDC"/>
    <w:rsid w:val="006216E2"/>
    <w:rsid w:val="006219F0"/>
    <w:rsid w:val="00622413"/>
    <w:rsid w:val="00622C53"/>
    <w:rsid w:val="006230E9"/>
    <w:rsid w:val="00623182"/>
    <w:rsid w:val="00623520"/>
    <w:rsid w:val="0062456A"/>
    <w:rsid w:val="006247BF"/>
    <w:rsid w:val="00626479"/>
    <w:rsid w:val="006272DA"/>
    <w:rsid w:val="00627E90"/>
    <w:rsid w:val="006302E6"/>
    <w:rsid w:val="006303A9"/>
    <w:rsid w:val="00630CC7"/>
    <w:rsid w:val="006317E5"/>
    <w:rsid w:val="006329C3"/>
    <w:rsid w:val="00633ABC"/>
    <w:rsid w:val="00633C3D"/>
    <w:rsid w:val="00634560"/>
    <w:rsid w:val="00634E0E"/>
    <w:rsid w:val="00636169"/>
    <w:rsid w:val="006365E4"/>
    <w:rsid w:val="006366A0"/>
    <w:rsid w:val="0063698D"/>
    <w:rsid w:val="00637153"/>
    <w:rsid w:val="006371A4"/>
    <w:rsid w:val="00637F44"/>
    <w:rsid w:val="00640405"/>
    <w:rsid w:val="006404F0"/>
    <w:rsid w:val="00640C10"/>
    <w:rsid w:val="00641BF9"/>
    <w:rsid w:val="00641F2F"/>
    <w:rsid w:val="00642286"/>
    <w:rsid w:val="00642600"/>
    <w:rsid w:val="00642804"/>
    <w:rsid w:val="00642E35"/>
    <w:rsid w:val="00642EBE"/>
    <w:rsid w:val="00643130"/>
    <w:rsid w:val="00643AA6"/>
    <w:rsid w:val="00644035"/>
    <w:rsid w:val="00644533"/>
    <w:rsid w:val="0064472F"/>
    <w:rsid w:val="00644B5B"/>
    <w:rsid w:val="00645259"/>
    <w:rsid w:val="006463AA"/>
    <w:rsid w:val="006464DA"/>
    <w:rsid w:val="006465F7"/>
    <w:rsid w:val="0064665B"/>
    <w:rsid w:val="00646ACA"/>
    <w:rsid w:val="00646BEC"/>
    <w:rsid w:val="00646C9E"/>
    <w:rsid w:val="00646DE1"/>
    <w:rsid w:val="0065071D"/>
    <w:rsid w:val="006513B0"/>
    <w:rsid w:val="0065166E"/>
    <w:rsid w:val="006516D2"/>
    <w:rsid w:val="0065200A"/>
    <w:rsid w:val="0065249C"/>
    <w:rsid w:val="00652AAA"/>
    <w:rsid w:val="00652DD8"/>
    <w:rsid w:val="00652DF4"/>
    <w:rsid w:val="00652FF3"/>
    <w:rsid w:val="00653213"/>
    <w:rsid w:val="00653D21"/>
    <w:rsid w:val="00653FE4"/>
    <w:rsid w:val="006540E3"/>
    <w:rsid w:val="00654757"/>
    <w:rsid w:val="00654CA4"/>
    <w:rsid w:val="00654F05"/>
    <w:rsid w:val="00655211"/>
    <w:rsid w:val="006554A6"/>
    <w:rsid w:val="00655A9F"/>
    <w:rsid w:val="00655EA1"/>
    <w:rsid w:val="006561AF"/>
    <w:rsid w:val="006561EE"/>
    <w:rsid w:val="00656421"/>
    <w:rsid w:val="00656667"/>
    <w:rsid w:val="0065764D"/>
    <w:rsid w:val="006578DB"/>
    <w:rsid w:val="00657A6F"/>
    <w:rsid w:val="00657D00"/>
    <w:rsid w:val="00660162"/>
    <w:rsid w:val="006605CB"/>
    <w:rsid w:val="006610B2"/>
    <w:rsid w:val="006625B1"/>
    <w:rsid w:val="006625E6"/>
    <w:rsid w:val="00662DF0"/>
    <w:rsid w:val="00663FB0"/>
    <w:rsid w:val="00664062"/>
    <w:rsid w:val="00664401"/>
    <w:rsid w:val="00664998"/>
    <w:rsid w:val="00664A1C"/>
    <w:rsid w:val="006655FD"/>
    <w:rsid w:val="00665665"/>
    <w:rsid w:val="00665C41"/>
    <w:rsid w:val="00665D19"/>
    <w:rsid w:val="006662E0"/>
    <w:rsid w:val="00666884"/>
    <w:rsid w:val="00666CBF"/>
    <w:rsid w:val="00667E58"/>
    <w:rsid w:val="006700C2"/>
    <w:rsid w:val="006709D3"/>
    <w:rsid w:val="00671BFB"/>
    <w:rsid w:val="00672836"/>
    <w:rsid w:val="00674C71"/>
    <w:rsid w:val="006774BF"/>
    <w:rsid w:val="00677577"/>
    <w:rsid w:val="00677EA9"/>
    <w:rsid w:val="006801DC"/>
    <w:rsid w:val="00680444"/>
    <w:rsid w:val="00681B74"/>
    <w:rsid w:val="00682140"/>
    <w:rsid w:val="006822E3"/>
    <w:rsid w:val="0068258D"/>
    <w:rsid w:val="006825EA"/>
    <w:rsid w:val="00682BE1"/>
    <w:rsid w:val="0068343D"/>
    <w:rsid w:val="00683670"/>
    <w:rsid w:val="006839D0"/>
    <w:rsid w:val="00683F44"/>
    <w:rsid w:val="00683FF4"/>
    <w:rsid w:val="00685889"/>
    <w:rsid w:val="00685F82"/>
    <w:rsid w:val="0068646D"/>
    <w:rsid w:val="0068723F"/>
    <w:rsid w:val="006872B8"/>
    <w:rsid w:val="0068764B"/>
    <w:rsid w:val="00687CC5"/>
    <w:rsid w:val="00687FFA"/>
    <w:rsid w:val="006901CB"/>
    <w:rsid w:val="0069036C"/>
    <w:rsid w:val="00690AE9"/>
    <w:rsid w:val="00690BF3"/>
    <w:rsid w:val="006910AE"/>
    <w:rsid w:val="006927AC"/>
    <w:rsid w:val="00693478"/>
    <w:rsid w:val="006939FB"/>
    <w:rsid w:val="006945DB"/>
    <w:rsid w:val="00695164"/>
    <w:rsid w:val="00695234"/>
    <w:rsid w:val="00695763"/>
    <w:rsid w:val="006961F0"/>
    <w:rsid w:val="006962A1"/>
    <w:rsid w:val="006967D6"/>
    <w:rsid w:val="00696F91"/>
    <w:rsid w:val="0069734C"/>
    <w:rsid w:val="0069756F"/>
    <w:rsid w:val="0069769F"/>
    <w:rsid w:val="006976E4"/>
    <w:rsid w:val="006977DB"/>
    <w:rsid w:val="006A25BA"/>
    <w:rsid w:val="006A2A88"/>
    <w:rsid w:val="006A334B"/>
    <w:rsid w:val="006A392B"/>
    <w:rsid w:val="006A404C"/>
    <w:rsid w:val="006A4E77"/>
    <w:rsid w:val="006A4F24"/>
    <w:rsid w:val="006A5343"/>
    <w:rsid w:val="006A55FD"/>
    <w:rsid w:val="006A59AA"/>
    <w:rsid w:val="006A652D"/>
    <w:rsid w:val="006A693C"/>
    <w:rsid w:val="006A6B36"/>
    <w:rsid w:val="006A7340"/>
    <w:rsid w:val="006B024F"/>
    <w:rsid w:val="006B0409"/>
    <w:rsid w:val="006B047C"/>
    <w:rsid w:val="006B04A4"/>
    <w:rsid w:val="006B0885"/>
    <w:rsid w:val="006B0930"/>
    <w:rsid w:val="006B12A7"/>
    <w:rsid w:val="006B151E"/>
    <w:rsid w:val="006B1A80"/>
    <w:rsid w:val="006B1BED"/>
    <w:rsid w:val="006B2014"/>
    <w:rsid w:val="006B2184"/>
    <w:rsid w:val="006B250E"/>
    <w:rsid w:val="006B32F5"/>
    <w:rsid w:val="006B377C"/>
    <w:rsid w:val="006B467A"/>
    <w:rsid w:val="006B4C28"/>
    <w:rsid w:val="006B4DAF"/>
    <w:rsid w:val="006B5E11"/>
    <w:rsid w:val="006B5E59"/>
    <w:rsid w:val="006B5FBF"/>
    <w:rsid w:val="006B6443"/>
    <w:rsid w:val="006B649E"/>
    <w:rsid w:val="006B7AA4"/>
    <w:rsid w:val="006B7CD6"/>
    <w:rsid w:val="006C03F7"/>
    <w:rsid w:val="006C0FC7"/>
    <w:rsid w:val="006C188F"/>
    <w:rsid w:val="006C2261"/>
    <w:rsid w:val="006C232F"/>
    <w:rsid w:val="006C23C7"/>
    <w:rsid w:val="006C26B7"/>
    <w:rsid w:val="006C2774"/>
    <w:rsid w:val="006C2ABB"/>
    <w:rsid w:val="006C2B52"/>
    <w:rsid w:val="006C2B56"/>
    <w:rsid w:val="006C3866"/>
    <w:rsid w:val="006C41AD"/>
    <w:rsid w:val="006C4457"/>
    <w:rsid w:val="006C5258"/>
    <w:rsid w:val="006C64CF"/>
    <w:rsid w:val="006C6B93"/>
    <w:rsid w:val="006C76F2"/>
    <w:rsid w:val="006C7E8C"/>
    <w:rsid w:val="006D16F1"/>
    <w:rsid w:val="006D2CAF"/>
    <w:rsid w:val="006D32FC"/>
    <w:rsid w:val="006D383D"/>
    <w:rsid w:val="006D3C0F"/>
    <w:rsid w:val="006D4289"/>
    <w:rsid w:val="006D4385"/>
    <w:rsid w:val="006D4A9A"/>
    <w:rsid w:val="006D5B69"/>
    <w:rsid w:val="006D5F29"/>
    <w:rsid w:val="006D6201"/>
    <w:rsid w:val="006D63A7"/>
    <w:rsid w:val="006D7796"/>
    <w:rsid w:val="006D7827"/>
    <w:rsid w:val="006D7A2C"/>
    <w:rsid w:val="006D7DB1"/>
    <w:rsid w:val="006E03B1"/>
    <w:rsid w:val="006E0AC4"/>
    <w:rsid w:val="006E0BF7"/>
    <w:rsid w:val="006E2800"/>
    <w:rsid w:val="006E2B34"/>
    <w:rsid w:val="006E3063"/>
    <w:rsid w:val="006E3D44"/>
    <w:rsid w:val="006E4540"/>
    <w:rsid w:val="006E45DA"/>
    <w:rsid w:val="006E48BF"/>
    <w:rsid w:val="006E4A01"/>
    <w:rsid w:val="006E4FEB"/>
    <w:rsid w:val="006E5376"/>
    <w:rsid w:val="006E5781"/>
    <w:rsid w:val="006E5815"/>
    <w:rsid w:val="006E6808"/>
    <w:rsid w:val="006E6E59"/>
    <w:rsid w:val="006E6EE0"/>
    <w:rsid w:val="006E7553"/>
    <w:rsid w:val="006E78DF"/>
    <w:rsid w:val="006F01DA"/>
    <w:rsid w:val="006F0241"/>
    <w:rsid w:val="006F02B9"/>
    <w:rsid w:val="006F1847"/>
    <w:rsid w:val="006F18EC"/>
    <w:rsid w:val="006F297C"/>
    <w:rsid w:val="006F2C49"/>
    <w:rsid w:val="006F3628"/>
    <w:rsid w:val="006F394C"/>
    <w:rsid w:val="006F3A18"/>
    <w:rsid w:val="006F4115"/>
    <w:rsid w:val="006F490A"/>
    <w:rsid w:val="006F4A86"/>
    <w:rsid w:val="006F529D"/>
    <w:rsid w:val="006F6B78"/>
    <w:rsid w:val="006F7714"/>
    <w:rsid w:val="006F7FCC"/>
    <w:rsid w:val="00700B15"/>
    <w:rsid w:val="007014B1"/>
    <w:rsid w:val="007019E1"/>
    <w:rsid w:val="007027CD"/>
    <w:rsid w:val="00702E3C"/>
    <w:rsid w:val="00702E9A"/>
    <w:rsid w:val="0070328C"/>
    <w:rsid w:val="007033F5"/>
    <w:rsid w:val="0070402C"/>
    <w:rsid w:val="00704946"/>
    <w:rsid w:val="00705F70"/>
    <w:rsid w:val="007062FC"/>
    <w:rsid w:val="0070668C"/>
    <w:rsid w:val="00706B4D"/>
    <w:rsid w:val="00706F62"/>
    <w:rsid w:val="0070734A"/>
    <w:rsid w:val="00707750"/>
    <w:rsid w:val="007078B9"/>
    <w:rsid w:val="00707D65"/>
    <w:rsid w:val="007101A7"/>
    <w:rsid w:val="007101BF"/>
    <w:rsid w:val="007108E7"/>
    <w:rsid w:val="007115E9"/>
    <w:rsid w:val="0071184B"/>
    <w:rsid w:val="00711F09"/>
    <w:rsid w:val="00712EAE"/>
    <w:rsid w:val="00713610"/>
    <w:rsid w:val="00713B62"/>
    <w:rsid w:val="00714628"/>
    <w:rsid w:val="007158B2"/>
    <w:rsid w:val="00715D6D"/>
    <w:rsid w:val="00715E34"/>
    <w:rsid w:val="00715FDE"/>
    <w:rsid w:val="0071646C"/>
    <w:rsid w:val="007165CF"/>
    <w:rsid w:val="007167E8"/>
    <w:rsid w:val="00717277"/>
    <w:rsid w:val="0071749C"/>
    <w:rsid w:val="007179C0"/>
    <w:rsid w:val="00717E0C"/>
    <w:rsid w:val="00717F27"/>
    <w:rsid w:val="00720A72"/>
    <w:rsid w:val="00721034"/>
    <w:rsid w:val="00721990"/>
    <w:rsid w:val="00721A4B"/>
    <w:rsid w:val="007220BD"/>
    <w:rsid w:val="0072243F"/>
    <w:rsid w:val="007226BF"/>
    <w:rsid w:val="00722B8E"/>
    <w:rsid w:val="007238FA"/>
    <w:rsid w:val="00725357"/>
    <w:rsid w:val="0072539C"/>
    <w:rsid w:val="007254B9"/>
    <w:rsid w:val="007256C3"/>
    <w:rsid w:val="007257C0"/>
    <w:rsid w:val="00725F41"/>
    <w:rsid w:val="00726380"/>
    <w:rsid w:val="0072712E"/>
    <w:rsid w:val="00727724"/>
    <w:rsid w:val="00730442"/>
    <w:rsid w:val="00730A35"/>
    <w:rsid w:val="00730B8B"/>
    <w:rsid w:val="00730FD1"/>
    <w:rsid w:val="007310D6"/>
    <w:rsid w:val="00731518"/>
    <w:rsid w:val="00731815"/>
    <w:rsid w:val="0073182F"/>
    <w:rsid w:val="007321F9"/>
    <w:rsid w:val="007323EA"/>
    <w:rsid w:val="00732C28"/>
    <w:rsid w:val="00732C93"/>
    <w:rsid w:val="007331F3"/>
    <w:rsid w:val="00733218"/>
    <w:rsid w:val="0073422F"/>
    <w:rsid w:val="007353ED"/>
    <w:rsid w:val="00735989"/>
    <w:rsid w:val="00736B9A"/>
    <w:rsid w:val="00736F5C"/>
    <w:rsid w:val="00737216"/>
    <w:rsid w:val="00737227"/>
    <w:rsid w:val="0073739A"/>
    <w:rsid w:val="0074018A"/>
    <w:rsid w:val="007405D0"/>
    <w:rsid w:val="00740816"/>
    <w:rsid w:val="00740C8D"/>
    <w:rsid w:val="00741871"/>
    <w:rsid w:val="0074191E"/>
    <w:rsid w:val="00741956"/>
    <w:rsid w:val="00741E39"/>
    <w:rsid w:val="007421DC"/>
    <w:rsid w:val="007423D6"/>
    <w:rsid w:val="007429D5"/>
    <w:rsid w:val="007429EF"/>
    <w:rsid w:val="00742BC9"/>
    <w:rsid w:val="00742DDD"/>
    <w:rsid w:val="0074348F"/>
    <w:rsid w:val="00744196"/>
    <w:rsid w:val="007441F2"/>
    <w:rsid w:val="007452E2"/>
    <w:rsid w:val="00745B1D"/>
    <w:rsid w:val="00745F5B"/>
    <w:rsid w:val="0074606E"/>
    <w:rsid w:val="0074641A"/>
    <w:rsid w:val="007466F2"/>
    <w:rsid w:val="0074672C"/>
    <w:rsid w:val="0074761D"/>
    <w:rsid w:val="00747A04"/>
    <w:rsid w:val="00751A3B"/>
    <w:rsid w:val="00752131"/>
    <w:rsid w:val="007521FC"/>
    <w:rsid w:val="007523C5"/>
    <w:rsid w:val="00752FAA"/>
    <w:rsid w:val="007532AF"/>
    <w:rsid w:val="00753C8B"/>
    <w:rsid w:val="007540F0"/>
    <w:rsid w:val="00754100"/>
    <w:rsid w:val="007543E6"/>
    <w:rsid w:val="00754A27"/>
    <w:rsid w:val="00755205"/>
    <w:rsid w:val="0075555A"/>
    <w:rsid w:val="007566E7"/>
    <w:rsid w:val="00756CE4"/>
    <w:rsid w:val="00756DB5"/>
    <w:rsid w:val="00756DDF"/>
    <w:rsid w:val="00757596"/>
    <w:rsid w:val="00757D5F"/>
    <w:rsid w:val="007600B1"/>
    <w:rsid w:val="007609C6"/>
    <w:rsid w:val="00761A4B"/>
    <w:rsid w:val="00762039"/>
    <w:rsid w:val="00762067"/>
    <w:rsid w:val="0076211E"/>
    <w:rsid w:val="007625B4"/>
    <w:rsid w:val="007628F2"/>
    <w:rsid w:val="00762919"/>
    <w:rsid w:val="00762B40"/>
    <w:rsid w:val="00762D99"/>
    <w:rsid w:val="00762ED6"/>
    <w:rsid w:val="0076309E"/>
    <w:rsid w:val="00763317"/>
    <w:rsid w:val="007643ED"/>
    <w:rsid w:val="0076440D"/>
    <w:rsid w:val="00764983"/>
    <w:rsid w:val="00764BB3"/>
    <w:rsid w:val="007651EC"/>
    <w:rsid w:val="007653D5"/>
    <w:rsid w:val="00765D01"/>
    <w:rsid w:val="007669E9"/>
    <w:rsid w:val="00766B68"/>
    <w:rsid w:val="00770107"/>
    <w:rsid w:val="007704F2"/>
    <w:rsid w:val="00770668"/>
    <w:rsid w:val="007711FB"/>
    <w:rsid w:val="00771438"/>
    <w:rsid w:val="0077236E"/>
    <w:rsid w:val="007723E7"/>
    <w:rsid w:val="00772B06"/>
    <w:rsid w:val="007738B8"/>
    <w:rsid w:val="00774192"/>
    <w:rsid w:val="0077440B"/>
    <w:rsid w:val="007746D3"/>
    <w:rsid w:val="007748B5"/>
    <w:rsid w:val="00774A03"/>
    <w:rsid w:val="00774D23"/>
    <w:rsid w:val="00774F07"/>
    <w:rsid w:val="0077505A"/>
    <w:rsid w:val="0077554D"/>
    <w:rsid w:val="007756A4"/>
    <w:rsid w:val="00775BC0"/>
    <w:rsid w:val="007763AD"/>
    <w:rsid w:val="00776B49"/>
    <w:rsid w:val="00777B70"/>
    <w:rsid w:val="00777E51"/>
    <w:rsid w:val="00777E99"/>
    <w:rsid w:val="00777F35"/>
    <w:rsid w:val="0078077E"/>
    <w:rsid w:val="007808E1"/>
    <w:rsid w:val="00780E9B"/>
    <w:rsid w:val="00780EDA"/>
    <w:rsid w:val="00781968"/>
    <w:rsid w:val="00782EE7"/>
    <w:rsid w:val="00783311"/>
    <w:rsid w:val="0078333D"/>
    <w:rsid w:val="007833B6"/>
    <w:rsid w:val="00783EB7"/>
    <w:rsid w:val="007845D4"/>
    <w:rsid w:val="00784944"/>
    <w:rsid w:val="00784B08"/>
    <w:rsid w:val="00784D68"/>
    <w:rsid w:val="00785FEE"/>
    <w:rsid w:val="00786D52"/>
    <w:rsid w:val="00787058"/>
    <w:rsid w:val="0078719F"/>
    <w:rsid w:val="007873F5"/>
    <w:rsid w:val="007878FF"/>
    <w:rsid w:val="00790556"/>
    <w:rsid w:val="007906E7"/>
    <w:rsid w:val="007920C2"/>
    <w:rsid w:val="007928D4"/>
    <w:rsid w:val="00792F5F"/>
    <w:rsid w:val="0079315F"/>
    <w:rsid w:val="00793C57"/>
    <w:rsid w:val="00794519"/>
    <w:rsid w:val="007949C2"/>
    <w:rsid w:val="00794A2D"/>
    <w:rsid w:val="00794DB6"/>
    <w:rsid w:val="00794F40"/>
    <w:rsid w:val="0079508A"/>
    <w:rsid w:val="007952AB"/>
    <w:rsid w:val="00795564"/>
    <w:rsid w:val="0079629B"/>
    <w:rsid w:val="007964A9"/>
    <w:rsid w:val="00796A40"/>
    <w:rsid w:val="00796E96"/>
    <w:rsid w:val="00796F0F"/>
    <w:rsid w:val="007972CC"/>
    <w:rsid w:val="00797911"/>
    <w:rsid w:val="007A0170"/>
    <w:rsid w:val="007A0400"/>
    <w:rsid w:val="007A12DE"/>
    <w:rsid w:val="007A1521"/>
    <w:rsid w:val="007A1828"/>
    <w:rsid w:val="007A18D9"/>
    <w:rsid w:val="007A3CE4"/>
    <w:rsid w:val="007A419A"/>
    <w:rsid w:val="007A4790"/>
    <w:rsid w:val="007A480F"/>
    <w:rsid w:val="007A4DCC"/>
    <w:rsid w:val="007A4E09"/>
    <w:rsid w:val="007A54DD"/>
    <w:rsid w:val="007A5B10"/>
    <w:rsid w:val="007A62B4"/>
    <w:rsid w:val="007A6395"/>
    <w:rsid w:val="007A7311"/>
    <w:rsid w:val="007A7681"/>
    <w:rsid w:val="007A76C3"/>
    <w:rsid w:val="007A76C6"/>
    <w:rsid w:val="007A7C50"/>
    <w:rsid w:val="007B0501"/>
    <w:rsid w:val="007B0631"/>
    <w:rsid w:val="007B08DF"/>
    <w:rsid w:val="007B14A9"/>
    <w:rsid w:val="007B165B"/>
    <w:rsid w:val="007B1677"/>
    <w:rsid w:val="007B1F97"/>
    <w:rsid w:val="007B266B"/>
    <w:rsid w:val="007B267C"/>
    <w:rsid w:val="007B31E9"/>
    <w:rsid w:val="007B4912"/>
    <w:rsid w:val="007B4F2B"/>
    <w:rsid w:val="007B5176"/>
    <w:rsid w:val="007B5F51"/>
    <w:rsid w:val="007B65CE"/>
    <w:rsid w:val="007B691A"/>
    <w:rsid w:val="007B6E15"/>
    <w:rsid w:val="007B6FA9"/>
    <w:rsid w:val="007B7260"/>
    <w:rsid w:val="007C0478"/>
    <w:rsid w:val="007C0837"/>
    <w:rsid w:val="007C0E22"/>
    <w:rsid w:val="007C1002"/>
    <w:rsid w:val="007C1A08"/>
    <w:rsid w:val="007C1C1A"/>
    <w:rsid w:val="007C2157"/>
    <w:rsid w:val="007C2B0C"/>
    <w:rsid w:val="007C2BC3"/>
    <w:rsid w:val="007C3B87"/>
    <w:rsid w:val="007C3E35"/>
    <w:rsid w:val="007C3EE1"/>
    <w:rsid w:val="007C4140"/>
    <w:rsid w:val="007C53CF"/>
    <w:rsid w:val="007C5756"/>
    <w:rsid w:val="007C66FD"/>
    <w:rsid w:val="007C6917"/>
    <w:rsid w:val="007C6DE7"/>
    <w:rsid w:val="007C70A0"/>
    <w:rsid w:val="007C7344"/>
    <w:rsid w:val="007C77CE"/>
    <w:rsid w:val="007C78C7"/>
    <w:rsid w:val="007C7F9E"/>
    <w:rsid w:val="007D2087"/>
    <w:rsid w:val="007D2697"/>
    <w:rsid w:val="007D2B5D"/>
    <w:rsid w:val="007D3F38"/>
    <w:rsid w:val="007D3FDA"/>
    <w:rsid w:val="007D44B6"/>
    <w:rsid w:val="007D57D7"/>
    <w:rsid w:val="007D5F05"/>
    <w:rsid w:val="007D5F59"/>
    <w:rsid w:val="007D6152"/>
    <w:rsid w:val="007D7AA0"/>
    <w:rsid w:val="007D7C59"/>
    <w:rsid w:val="007E0476"/>
    <w:rsid w:val="007E1ECA"/>
    <w:rsid w:val="007E259F"/>
    <w:rsid w:val="007E29EB"/>
    <w:rsid w:val="007E2A99"/>
    <w:rsid w:val="007E2D39"/>
    <w:rsid w:val="007E38C3"/>
    <w:rsid w:val="007E3D67"/>
    <w:rsid w:val="007E41F3"/>
    <w:rsid w:val="007E442E"/>
    <w:rsid w:val="007E4996"/>
    <w:rsid w:val="007E53B2"/>
    <w:rsid w:val="007E5CBF"/>
    <w:rsid w:val="007E5D34"/>
    <w:rsid w:val="007E6C23"/>
    <w:rsid w:val="007E6D7B"/>
    <w:rsid w:val="007E6EBF"/>
    <w:rsid w:val="007E74B4"/>
    <w:rsid w:val="007E772D"/>
    <w:rsid w:val="007E7887"/>
    <w:rsid w:val="007F0273"/>
    <w:rsid w:val="007F03DE"/>
    <w:rsid w:val="007F0A0D"/>
    <w:rsid w:val="007F0D5B"/>
    <w:rsid w:val="007F1630"/>
    <w:rsid w:val="007F180C"/>
    <w:rsid w:val="007F21DB"/>
    <w:rsid w:val="007F2365"/>
    <w:rsid w:val="007F2F7A"/>
    <w:rsid w:val="007F3F09"/>
    <w:rsid w:val="007F4D00"/>
    <w:rsid w:val="007F5304"/>
    <w:rsid w:val="007F58F2"/>
    <w:rsid w:val="007F6243"/>
    <w:rsid w:val="007F67AF"/>
    <w:rsid w:val="007F7044"/>
    <w:rsid w:val="007F7301"/>
    <w:rsid w:val="0080025A"/>
    <w:rsid w:val="00800C66"/>
    <w:rsid w:val="008015D3"/>
    <w:rsid w:val="00801ACC"/>
    <w:rsid w:val="00801FF7"/>
    <w:rsid w:val="00802447"/>
    <w:rsid w:val="00802B3D"/>
    <w:rsid w:val="008033F0"/>
    <w:rsid w:val="00803559"/>
    <w:rsid w:val="00803A1F"/>
    <w:rsid w:val="00804477"/>
    <w:rsid w:val="008044C8"/>
    <w:rsid w:val="0080455B"/>
    <w:rsid w:val="00804CD3"/>
    <w:rsid w:val="00804DFC"/>
    <w:rsid w:val="0080526B"/>
    <w:rsid w:val="00805BE4"/>
    <w:rsid w:val="00807435"/>
    <w:rsid w:val="00810605"/>
    <w:rsid w:val="00810660"/>
    <w:rsid w:val="00810804"/>
    <w:rsid w:val="008109F4"/>
    <w:rsid w:val="00812824"/>
    <w:rsid w:val="00813477"/>
    <w:rsid w:val="00813A2D"/>
    <w:rsid w:val="0081438F"/>
    <w:rsid w:val="00814876"/>
    <w:rsid w:val="00814A05"/>
    <w:rsid w:val="00814B95"/>
    <w:rsid w:val="008152DC"/>
    <w:rsid w:val="00815542"/>
    <w:rsid w:val="008159E0"/>
    <w:rsid w:val="008161A1"/>
    <w:rsid w:val="008170ED"/>
    <w:rsid w:val="00817401"/>
    <w:rsid w:val="00817BB8"/>
    <w:rsid w:val="0082062D"/>
    <w:rsid w:val="008210B5"/>
    <w:rsid w:val="008211C3"/>
    <w:rsid w:val="008218F1"/>
    <w:rsid w:val="00821EFA"/>
    <w:rsid w:val="00822B7B"/>
    <w:rsid w:val="00823B7B"/>
    <w:rsid w:val="00823C4C"/>
    <w:rsid w:val="008242DE"/>
    <w:rsid w:val="00824CA8"/>
    <w:rsid w:val="0082549F"/>
    <w:rsid w:val="00825B75"/>
    <w:rsid w:val="00825EC0"/>
    <w:rsid w:val="00826156"/>
    <w:rsid w:val="00826908"/>
    <w:rsid w:val="00826B57"/>
    <w:rsid w:val="008301FE"/>
    <w:rsid w:val="008303E3"/>
    <w:rsid w:val="0083046D"/>
    <w:rsid w:val="00830BD5"/>
    <w:rsid w:val="008311A1"/>
    <w:rsid w:val="00832D73"/>
    <w:rsid w:val="00833606"/>
    <w:rsid w:val="00833E6A"/>
    <w:rsid w:val="0083424E"/>
    <w:rsid w:val="008342F9"/>
    <w:rsid w:val="00834B8C"/>
    <w:rsid w:val="00834EB7"/>
    <w:rsid w:val="0083537A"/>
    <w:rsid w:val="00835AEA"/>
    <w:rsid w:val="008360C4"/>
    <w:rsid w:val="008368B9"/>
    <w:rsid w:val="00836B47"/>
    <w:rsid w:val="00836B63"/>
    <w:rsid w:val="008376A8"/>
    <w:rsid w:val="00837B21"/>
    <w:rsid w:val="00837D38"/>
    <w:rsid w:val="008407BB"/>
    <w:rsid w:val="00840FB6"/>
    <w:rsid w:val="008413D1"/>
    <w:rsid w:val="008424A5"/>
    <w:rsid w:val="00842D79"/>
    <w:rsid w:val="00842EB8"/>
    <w:rsid w:val="00843475"/>
    <w:rsid w:val="008436E8"/>
    <w:rsid w:val="00843BF9"/>
    <w:rsid w:val="0084444C"/>
    <w:rsid w:val="00844D2E"/>
    <w:rsid w:val="00845AC7"/>
    <w:rsid w:val="00845FD7"/>
    <w:rsid w:val="0084707B"/>
    <w:rsid w:val="008472DF"/>
    <w:rsid w:val="00847906"/>
    <w:rsid w:val="0085016F"/>
    <w:rsid w:val="00850396"/>
    <w:rsid w:val="00850E3E"/>
    <w:rsid w:val="0085119F"/>
    <w:rsid w:val="00851858"/>
    <w:rsid w:val="00851E8F"/>
    <w:rsid w:val="00852191"/>
    <w:rsid w:val="00852552"/>
    <w:rsid w:val="008526CD"/>
    <w:rsid w:val="008540BE"/>
    <w:rsid w:val="00854404"/>
    <w:rsid w:val="008545B9"/>
    <w:rsid w:val="0085474E"/>
    <w:rsid w:val="00854DD4"/>
    <w:rsid w:val="008552C8"/>
    <w:rsid w:val="0085533A"/>
    <w:rsid w:val="008558DB"/>
    <w:rsid w:val="00855D87"/>
    <w:rsid w:val="00855DD1"/>
    <w:rsid w:val="00855EEB"/>
    <w:rsid w:val="00855FD8"/>
    <w:rsid w:val="0085646A"/>
    <w:rsid w:val="008566D0"/>
    <w:rsid w:val="008566F8"/>
    <w:rsid w:val="008574AD"/>
    <w:rsid w:val="00857AFD"/>
    <w:rsid w:val="00857B7F"/>
    <w:rsid w:val="0086023F"/>
    <w:rsid w:val="008604FF"/>
    <w:rsid w:val="008606A9"/>
    <w:rsid w:val="00860C79"/>
    <w:rsid w:val="00860EAF"/>
    <w:rsid w:val="00861161"/>
    <w:rsid w:val="00861DB5"/>
    <w:rsid w:val="0086225B"/>
    <w:rsid w:val="00862688"/>
    <w:rsid w:val="0086284B"/>
    <w:rsid w:val="00862C42"/>
    <w:rsid w:val="00863036"/>
    <w:rsid w:val="00863617"/>
    <w:rsid w:val="00863752"/>
    <w:rsid w:val="008648AF"/>
    <w:rsid w:val="00864A58"/>
    <w:rsid w:val="00864C3E"/>
    <w:rsid w:val="008653F9"/>
    <w:rsid w:val="00865D47"/>
    <w:rsid w:val="00865D99"/>
    <w:rsid w:val="00866CA2"/>
    <w:rsid w:val="00867420"/>
    <w:rsid w:val="00867B26"/>
    <w:rsid w:val="00867BCB"/>
    <w:rsid w:val="00867F52"/>
    <w:rsid w:val="00870795"/>
    <w:rsid w:val="00870AD7"/>
    <w:rsid w:val="00870D6C"/>
    <w:rsid w:val="00870E9D"/>
    <w:rsid w:val="0087177F"/>
    <w:rsid w:val="00872BB3"/>
    <w:rsid w:val="00872F79"/>
    <w:rsid w:val="0087308B"/>
    <w:rsid w:val="00873215"/>
    <w:rsid w:val="008736D5"/>
    <w:rsid w:val="00874816"/>
    <w:rsid w:val="00874E2D"/>
    <w:rsid w:val="00875955"/>
    <w:rsid w:val="00875B4E"/>
    <w:rsid w:val="008768D1"/>
    <w:rsid w:val="008771B6"/>
    <w:rsid w:val="008775BA"/>
    <w:rsid w:val="00877CAA"/>
    <w:rsid w:val="00880089"/>
    <w:rsid w:val="00880549"/>
    <w:rsid w:val="008805E3"/>
    <w:rsid w:val="00880F01"/>
    <w:rsid w:val="00881D61"/>
    <w:rsid w:val="00882634"/>
    <w:rsid w:val="008826C8"/>
    <w:rsid w:val="00882F68"/>
    <w:rsid w:val="008835C1"/>
    <w:rsid w:val="00884817"/>
    <w:rsid w:val="008848D8"/>
    <w:rsid w:val="00884998"/>
    <w:rsid w:val="00884F35"/>
    <w:rsid w:val="0088578B"/>
    <w:rsid w:val="008859E1"/>
    <w:rsid w:val="00885BB1"/>
    <w:rsid w:val="00885DC2"/>
    <w:rsid w:val="0088644F"/>
    <w:rsid w:val="00887C7A"/>
    <w:rsid w:val="0089084D"/>
    <w:rsid w:val="00890892"/>
    <w:rsid w:val="008912B3"/>
    <w:rsid w:val="00891433"/>
    <w:rsid w:val="00891C38"/>
    <w:rsid w:val="00892878"/>
    <w:rsid w:val="00892E53"/>
    <w:rsid w:val="008932C5"/>
    <w:rsid w:val="00893B8A"/>
    <w:rsid w:val="00893FDD"/>
    <w:rsid w:val="0089449B"/>
    <w:rsid w:val="008945AE"/>
    <w:rsid w:val="008947B1"/>
    <w:rsid w:val="008947C6"/>
    <w:rsid w:val="0089480C"/>
    <w:rsid w:val="00894BD1"/>
    <w:rsid w:val="00894C59"/>
    <w:rsid w:val="00895856"/>
    <w:rsid w:val="00895ACF"/>
    <w:rsid w:val="00895CF4"/>
    <w:rsid w:val="008963C5"/>
    <w:rsid w:val="0089660B"/>
    <w:rsid w:val="0089707B"/>
    <w:rsid w:val="00897186"/>
    <w:rsid w:val="0089786A"/>
    <w:rsid w:val="00897AB3"/>
    <w:rsid w:val="008A12B7"/>
    <w:rsid w:val="008A1419"/>
    <w:rsid w:val="008A1816"/>
    <w:rsid w:val="008A1820"/>
    <w:rsid w:val="008A218C"/>
    <w:rsid w:val="008A2495"/>
    <w:rsid w:val="008A24E6"/>
    <w:rsid w:val="008A29B0"/>
    <w:rsid w:val="008A2B9D"/>
    <w:rsid w:val="008A305A"/>
    <w:rsid w:val="008A3188"/>
    <w:rsid w:val="008A32D5"/>
    <w:rsid w:val="008A369A"/>
    <w:rsid w:val="008A3E9E"/>
    <w:rsid w:val="008A3ECF"/>
    <w:rsid w:val="008A492A"/>
    <w:rsid w:val="008A5133"/>
    <w:rsid w:val="008A5635"/>
    <w:rsid w:val="008A57A9"/>
    <w:rsid w:val="008A5871"/>
    <w:rsid w:val="008A5B14"/>
    <w:rsid w:val="008A6EE9"/>
    <w:rsid w:val="008A7AD9"/>
    <w:rsid w:val="008B016E"/>
    <w:rsid w:val="008B046E"/>
    <w:rsid w:val="008B353F"/>
    <w:rsid w:val="008B381D"/>
    <w:rsid w:val="008B40FD"/>
    <w:rsid w:val="008B41C2"/>
    <w:rsid w:val="008B4567"/>
    <w:rsid w:val="008B4FBE"/>
    <w:rsid w:val="008B56D2"/>
    <w:rsid w:val="008B6EB3"/>
    <w:rsid w:val="008B6F91"/>
    <w:rsid w:val="008B6FFD"/>
    <w:rsid w:val="008B79B4"/>
    <w:rsid w:val="008B7DAD"/>
    <w:rsid w:val="008C0266"/>
    <w:rsid w:val="008C0995"/>
    <w:rsid w:val="008C0D86"/>
    <w:rsid w:val="008C2058"/>
    <w:rsid w:val="008C2EA8"/>
    <w:rsid w:val="008C363D"/>
    <w:rsid w:val="008C3746"/>
    <w:rsid w:val="008C40D7"/>
    <w:rsid w:val="008C4903"/>
    <w:rsid w:val="008C4B12"/>
    <w:rsid w:val="008C548F"/>
    <w:rsid w:val="008C54B6"/>
    <w:rsid w:val="008C58D7"/>
    <w:rsid w:val="008C5B82"/>
    <w:rsid w:val="008C5BC8"/>
    <w:rsid w:val="008C671E"/>
    <w:rsid w:val="008C6872"/>
    <w:rsid w:val="008C6B22"/>
    <w:rsid w:val="008C6E55"/>
    <w:rsid w:val="008C6FDE"/>
    <w:rsid w:val="008C6FE9"/>
    <w:rsid w:val="008C7891"/>
    <w:rsid w:val="008C78CE"/>
    <w:rsid w:val="008D0A84"/>
    <w:rsid w:val="008D1D4E"/>
    <w:rsid w:val="008D1EE2"/>
    <w:rsid w:val="008D1F60"/>
    <w:rsid w:val="008D22D2"/>
    <w:rsid w:val="008D2480"/>
    <w:rsid w:val="008D2FBA"/>
    <w:rsid w:val="008D327F"/>
    <w:rsid w:val="008D3A14"/>
    <w:rsid w:val="008D4533"/>
    <w:rsid w:val="008D4758"/>
    <w:rsid w:val="008D493F"/>
    <w:rsid w:val="008D4CFA"/>
    <w:rsid w:val="008D570A"/>
    <w:rsid w:val="008D5C82"/>
    <w:rsid w:val="008D5FD7"/>
    <w:rsid w:val="008D6287"/>
    <w:rsid w:val="008D6C28"/>
    <w:rsid w:val="008D6DE3"/>
    <w:rsid w:val="008D7483"/>
    <w:rsid w:val="008D7BEA"/>
    <w:rsid w:val="008D7DF9"/>
    <w:rsid w:val="008E08A2"/>
    <w:rsid w:val="008E2129"/>
    <w:rsid w:val="008E31B9"/>
    <w:rsid w:val="008E3452"/>
    <w:rsid w:val="008E3769"/>
    <w:rsid w:val="008E3DE0"/>
    <w:rsid w:val="008E4884"/>
    <w:rsid w:val="008E49E3"/>
    <w:rsid w:val="008E4BF9"/>
    <w:rsid w:val="008E5AD2"/>
    <w:rsid w:val="008E5CFE"/>
    <w:rsid w:val="008E6521"/>
    <w:rsid w:val="008E6C5B"/>
    <w:rsid w:val="008E750D"/>
    <w:rsid w:val="008E75BC"/>
    <w:rsid w:val="008E7620"/>
    <w:rsid w:val="008F1474"/>
    <w:rsid w:val="008F14B7"/>
    <w:rsid w:val="008F14F6"/>
    <w:rsid w:val="008F1713"/>
    <w:rsid w:val="008F1AED"/>
    <w:rsid w:val="008F2E06"/>
    <w:rsid w:val="008F36EB"/>
    <w:rsid w:val="008F3A24"/>
    <w:rsid w:val="008F436D"/>
    <w:rsid w:val="008F44AE"/>
    <w:rsid w:val="008F46B7"/>
    <w:rsid w:val="008F48A9"/>
    <w:rsid w:val="008F4D85"/>
    <w:rsid w:val="008F551A"/>
    <w:rsid w:val="008F5862"/>
    <w:rsid w:val="008F6942"/>
    <w:rsid w:val="008F6A8D"/>
    <w:rsid w:val="008F6B78"/>
    <w:rsid w:val="008F7835"/>
    <w:rsid w:val="008F79AD"/>
    <w:rsid w:val="008F7CB1"/>
    <w:rsid w:val="008F7E94"/>
    <w:rsid w:val="00900BCC"/>
    <w:rsid w:val="009014B4"/>
    <w:rsid w:val="00902681"/>
    <w:rsid w:val="009027AB"/>
    <w:rsid w:val="00902A21"/>
    <w:rsid w:val="00902A79"/>
    <w:rsid w:val="00902B93"/>
    <w:rsid w:val="0090336B"/>
    <w:rsid w:val="00903599"/>
    <w:rsid w:val="009037BC"/>
    <w:rsid w:val="0090437C"/>
    <w:rsid w:val="009043CD"/>
    <w:rsid w:val="009046F1"/>
    <w:rsid w:val="009058A2"/>
    <w:rsid w:val="009058E5"/>
    <w:rsid w:val="00905969"/>
    <w:rsid w:val="00906581"/>
    <w:rsid w:val="00906AE5"/>
    <w:rsid w:val="009077B8"/>
    <w:rsid w:val="009109D2"/>
    <w:rsid w:val="00911497"/>
    <w:rsid w:val="0091154F"/>
    <w:rsid w:val="00912885"/>
    <w:rsid w:val="009132D8"/>
    <w:rsid w:val="00913635"/>
    <w:rsid w:val="00913BFC"/>
    <w:rsid w:val="009147BA"/>
    <w:rsid w:val="00914827"/>
    <w:rsid w:val="00914A1E"/>
    <w:rsid w:val="00914A34"/>
    <w:rsid w:val="009154B0"/>
    <w:rsid w:val="0091562A"/>
    <w:rsid w:val="0091586A"/>
    <w:rsid w:val="00916E5E"/>
    <w:rsid w:val="009177BF"/>
    <w:rsid w:val="00917FD0"/>
    <w:rsid w:val="0092003C"/>
    <w:rsid w:val="0092018E"/>
    <w:rsid w:val="00920A04"/>
    <w:rsid w:val="00920CCB"/>
    <w:rsid w:val="009210E8"/>
    <w:rsid w:val="00921A59"/>
    <w:rsid w:val="009221CA"/>
    <w:rsid w:val="00922BCA"/>
    <w:rsid w:val="00922CF4"/>
    <w:rsid w:val="0092389C"/>
    <w:rsid w:val="009242F0"/>
    <w:rsid w:val="0092520D"/>
    <w:rsid w:val="009258AE"/>
    <w:rsid w:val="00925AF7"/>
    <w:rsid w:val="00926031"/>
    <w:rsid w:val="00926227"/>
    <w:rsid w:val="009264B4"/>
    <w:rsid w:val="00926879"/>
    <w:rsid w:val="00926C96"/>
    <w:rsid w:val="009272C7"/>
    <w:rsid w:val="00927ADA"/>
    <w:rsid w:val="00931B48"/>
    <w:rsid w:val="0093200B"/>
    <w:rsid w:val="009328C9"/>
    <w:rsid w:val="00933B1F"/>
    <w:rsid w:val="00934218"/>
    <w:rsid w:val="009345E4"/>
    <w:rsid w:val="00934FED"/>
    <w:rsid w:val="00935448"/>
    <w:rsid w:val="0093587D"/>
    <w:rsid w:val="00935C2A"/>
    <w:rsid w:val="009364D6"/>
    <w:rsid w:val="009364E7"/>
    <w:rsid w:val="00936F33"/>
    <w:rsid w:val="00937AA3"/>
    <w:rsid w:val="00940C20"/>
    <w:rsid w:val="0094148B"/>
    <w:rsid w:val="00941772"/>
    <w:rsid w:val="00941BC1"/>
    <w:rsid w:val="00941DF4"/>
    <w:rsid w:val="00941F0A"/>
    <w:rsid w:val="00941F55"/>
    <w:rsid w:val="00941FDE"/>
    <w:rsid w:val="00942263"/>
    <w:rsid w:val="00942389"/>
    <w:rsid w:val="0094288B"/>
    <w:rsid w:val="00942DB4"/>
    <w:rsid w:val="00942E09"/>
    <w:rsid w:val="00943179"/>
    <w:rsid w:val="009435FA"/>
    <w:rsid w:val="0094360C"/>
    <w:rsid w:val="00943B48"/>
    <w:rsid w:val="00943C31"/>
    <w:rsid w:val="00943C78"/>
    <w:rsid w:val="00943CC1"/>
    <w:rsid w:val="009443FD"/>
    <w:rsid w:val="00944F0E"/>
    <w:rsid w:val="0094560E"/>
    <w:rsid w:val="0094562C"/>
    <w:rsid w:val="00946D1C"/>
    <w:rsid w:val="00946F33"/>
    <w:rsid w:val="00947E3F"/>
    <w:rsid w:val="00950961"/>
    <w:rsid w:val="00950D05"/>
    <w:rsid w:val="00951103"/>
    <w:rsid w:val="00951D5B"/>
    <w:rsid w:val="009520BC"/>
    <w:rsid w:val="00952403"/>
    <w:rsid w:val="009524C5"/>
    <w:rsid w:val="0095274E"/>
    <w:rsid w:val="00952817"/>
    <w:rsid w:val="00952A0D"/>
    <w:rsid w:val="0095306D"/>
    <w:rsid w:val="0095359B"/>
    <w:rsid w:val="009538C1"/>
    <w:rsid w:val="0095424C"/>
    <w:rsid w:val="00954819"/>
    <w:rsid w:val="00954DA8"/>
    <w:rsid w:val="00954E5E"/>
    <w:rsid w:val="009557D2"/>
    <w:rsid w:val="0095669D"/>
    <w:rsid w:val="00956DB2"/>
    <w:rsid w:val="00957AD5"/>
    <w:rsid w:val="009604DC"/>
    <w:rsid w:val="009607A7"/>
    <w:rsid w:val="00960C04"/>
    <w:rsid w:val="00960D0F"/>
    <w:rsid w:val="00960E45"/>
    <w:rsid w:val="00960E64"/>
    <w:rsid w:val="00960FCE"/>
    <w:rsid w:val="009610C6"/>
    <w:rsid w:val="0096196A"/>
    <w:rsid w:val="0096197B"/>
    <w:rsid w:val="00961CAC"/>
    <w:rsid w:val="009626FE"/>
    <w:rsid w:val="00962BB1"/>
    <w:rsid w:val="009639BD"/>
    <w:rsid w:val="00963A8A"/>
    <w:rsid w:val="00964BA3"/>
    <w:rsid w:val="009650CC"/>
    <w:rsid w:val="00965317"/>
    <w:rsid w:val="0096579B"/>
    <w:rsid w:val="00965AC3"/>
    <w:rsid w:val="009664E3"/>
    <w:rsid w:val="00967319"/>
    <w:rsid w:val="0096745A"/>
    <w:rsid w:val="009677F5"/>
    <w:rsid w:val="00967A5D"/>
    <w:rsid w:val="00970CD3"/>
    <w:rsid w:val="00970D81"/>
    <w:rsid w:val="009711AD"/>
    <w:rsid w:val="009713B4"/>
    <w:rsid w:val="00971A2F"/>
    <w:rsid w:val="00971B29"/>
    <w:rsid w:val="009731DB"/>
    <w:rsid w:val="00973520"/>
    <w:rsid w:val="00974D4B"/>
    <w:rsid w:val="00975053"/>
    <w:rsid w:val="009757D3"/>
    <w:rsid w:val="009759F7"/>
    <w:rsid w:val="009779F3"/>
    <w:rsid w:val="00977AE8"/>
    <w:rsid w:val="00980308"/>
    <w:rsid w:val="0098043D"/>
    <w:rsid w:val="0098060D"/>
    <w:rsid w:val="00980801"/>
    <w:rsid w:val="00980F6A"/>
    <w:rsid w:val="009818DF"/>
    <w:rsid w:val="00981B94"/>
    <w:rsid w:val="00981CCA"/>
    <w:rsid w:val="00982823"/>
    <w:rsid w:val="009828A7"/>
    <w:rsid w:val="009834FE"/>
    <w:rsid w:val="009835CB"/>
    <w:rsid w:val="00983BA0"/>
    <w:rsid w:val="00983C11"/>
    <w:rsid w:val="00983E03"/>
    <w:rsid w:val="00984EDA"/>
    <w:rsid w:val="00985A5A"/>
    <w:rsid w:val="00985C38"/>
    <w:rsid w:val="00985D92"/>
    <w:rsid w:val="0098603A"/>
    <w:rsid w:val="00986B95"/>
    <w:rsid w:val="00986D59"/>
    <w:rsid w:val="00987290"/>
    <w:rsid w:val="0098762B"/>
    <w:rsid w:val="0099016C"/>
    <w:rsid w:val="00990352"/>
    <w:rsid w:val="009909F8"/>
    <w:rsid w:val="00991199"/>
    <w:rsid w:val="0099144D"/>
    <w:rsid w:val="00991FEB"/>
    <w:rsid w:val="00992393"/>
    <w:rsid w:val="009927C4"/>
    <w:rsid w:val="00992C29"/>
    <w:rsid w:val="00992CFC"/>
    <w:rsid w:val="009939FD"/>
    <w:rsid w:val="00993B97"/>
    <w:rsid w:val="00993EA9"/>
    <w:rsid w:val="00994374"/>
    <w:rsid w:val="00995070"/>
    <w:rsid w:val="009953B4"/>
    <w:rsid w:val="00995B96"/>
    <w:rsid w:val="00996A41"/>
    <w:rsid w:val="00997621"/>
    <w:rsid w:val="009A0783"/>
    <w:rsid w:val="009A1F3E"/>
    <w:rsid w:val="009A20B0"/>
    <w:rsid w:val="009A2FF2"/>
    <w:rsid w:val="009A3875"/>
    <w:rsid w:val="009A4414"/>
    <w:rsid w:val="009A4996"/>
    <w:rsid w:val="009A4CE2"/>
    <w:rsid w:val="009A56C1"/>
    <w:rsid w:val="009A5B1A"/>
    <w:rsid w:val="009A7B1C"/>
    <w:rsid w:val="009A7CDD"/>
    <w:rsid w:val="009B01FB"/>
    <w:rsid w:val="009B033E"/>
    <w:rsid w:val="009B0879"/>
    <w:rsid w:val="009B0E95"/>
    <w:rsid w:val="009B0EA5"/>
    <w:rsid w:val="009B186A"/>
    <w:rsid w:val="009B2650"/>
    <w:rsid w:val="009B2FDC"/>
    <w:rsid w:val="009B42D3"/>
    <w:rsid w:val="009B443C"/>
    <w:rsid w:val="009B4E03"/>
    <w:rsid w:val="009B548B"/>
    <w:rsid w:val="009B5C03"/>
    <w:rsid w:val="009B6600"/>
    <w:rsid w:val="009B701D"/>
    <w:rsid w:val="009B72D0"/>
    <w:rsid w:val="009B77E3"/>
    <w:rsid w:val="009B7FE7"/>
    <w:rsid w:val="009C03DE"/>
    <w:rsid w:val="009C0BB4"/>
    <w:rsid w:val="009C15B0"/>
    <w:rsid w:val="009C15CF"/>
    <w:rsid w:val="009C2693"/>
    <w:rsid w:val="009C2DBA"/>
    <w:rsid w:val="009C3E10"/>
    <w:rsid w:val="009C42FA"/>
    <w:rsid w:val="009C4575"/>
    <w:rsid w:val="009C4944"/>
    <w:rsid w:val="009C4E21"/>
    <w:rsid w:val="009C5319"/>
    <w:rsid w:val="009C6236"/>
    <w:rsid w:val="009C654A"/>
    <w:rsid w:val="009C6C5E"/>
    <w:rsid w:val="009C7222"/>
    <w:rsid w:val="009C7416"/>
    <w:rsid w:val="009C775A"/>
    <w:rsid w:val="009D0C2F"/>
    <w:rsid w:val="009D0CED"/>
    <w:rsid w:val="009D1D00"/>
    <w:rsid w:val="009D27C1"/>
    <w:rsid w:val="009D3167"/>
    <w:rsid w:val="009D339A"/>
    <w:rsid w:val="009D4308"/>
    <w:rsid w:val="009D4522"/>
    <w:rsid w:val="009D4CCF"/>
    <w:rsid w:val="009D4DD9"/>
    <w:rsid w:val="009D5003"/>
    <w:rsid w:val="009D533E"/>
    <w:rsid w:val="009D5DB8"/>
    <w:rsid w:val="009D5E11"/>
    <w:rsid w:val="009D73AC"/>
    <w:rsid w:val="009D787C"/>
    <w:rsid w:val="009D7E28"/>
    <w:rsid w:val="009E0B61"/>
    <w:rsid w:val="009E0C0A"/>
    <w:rsid w:val="009E10CC"/>
    <w:rsid w:val="009E15FC"/>
    <w:rsid w:val="009E1CEF"/>
    <w:rsid w:val="009E1E0A"/>
    <w:rsid w:val="009E20D3"/>
    <w:rsid w:val="009E20DA"/>
    <w:rsid w:val="009E2260"/>
    <w:rsid w:val="009E25E7"/>
    <w:rsid w:val="009E299B"/>
    <w:rsid w:val="009E2E05"/>
    <w:rsid w:val="009E2E73"/>
    <w:rsid w:val="009E2F56"/>
    <w:rsid w:val="009E2F91"/>
    <w:rsid w:val="009E415C"/>
    <w:rsid w:val="009E41B8"/>
    <w:rsid w:val="009E475C"/>
    <w:rsid w:val="009E4935"/>
    <w:rsid w:val="009E4D75"/>
    <w:rsid w:val="009E5000"/>
    <w:rsid w:val="009E556B"/>
    <w:rsid w:val="009E59BC"/>
    <w:rsid w:val="009E5F4E"/>
    <w:rsid w:val="009E67BA"/>
    <w:rsid w:val="009E7A1E"/>
    <w:rsid w:val="009E7BB8"/>
    <w:rsid w:val="009E7C0A"/>
    <w:rsid w:val="009E7FDE"/>
    <w:rsid w:val="009F003F"/>
    <w:rsid w:val="009F09F3"/>
    <w:rsid w:val="009F118E"/>
    <w:rsid w:val="009F12C8"/>
    <w:rsid w:val="009F134F"/>
    <w:rsid w:val="009F1B18"/>
    <w:rsid w:val="009F2DC1"/>
    <w:rsid w:val="009F3124"/>
    <w:rsid w:val="009F3AFF"/>
    <w:rsid w:val="009F4C8E"/>
    <w:rsid w:val="009F5CF6"/>
    <w:rsid w:val="009F608C"/>
    <w:rsid w:val="009F6415"/>
    <w:rsid w:val="009F65B4"/>
    <w:rsid w:val="009F6933"/>
    <w:rsid w:val="009F6A68"/>
    <w:rsid w:val="009F6B01"/>
    <w:rsid w:val="009F767D"/>
    <w:rsid w:val="00A007D2"/>
    <w:rsid w:val="00A00AEE"/>
    <w:rsid w:val="00A0281E"/>
    <w:rsid w:val="00A0317F"/>
    <w:rsid w:val="00A0336E"/>
    <w:rsid w:val="00A03789"/>
    <w:rsid w:val="00A03D07"/>
    <w:rsid w:val="00A03D60"/>
    <w:rsid w:val="00A04392"/>
    <w:rsid w:val="00A04C1D"/>
    <w:rsid w:val="00A050B0"/>
    <w:rsid w:val="00A050C0"/>
    <w:rsid w:val="00A051E2"/>
    <w:rsid w:val="00A06032"/>
    <w:rsid w:val="00A06039"/>
    <w:rsid w:val="00A060C9"/>
    <w:rsid w:val="00A06480"/>
    <w:rsid w:val="00A069EF"/>
    <w:rsid w:val="00A07081"/>
    <w:rsid w:val="00A0776E"/>
    <w:rsid w:val="00A07DCF"/>
    <w:rsid w:val="00A07FF5"/>
    <w:rsid w:val="00A10348"/>
    <w:rsid w:val="00A107ED"/>
    <w:rsid w:val="00A112A7"/>
    <w:rsid w:val="00A11343"/>
    <w:rsid w:val="00A11702"/>
    <w:rsid w:val="00A11CC0"/>
    <w:rsid w:val="00A12965"/>
    <w:rsid w:val="00A13664"/>
    <w:rsid w:val="00A13AFE"/>
    <w:rsid w:val="00A13DB5"/>
    <w:rsid w:val="00A147A9"/>
    <w:rsid w:val="00A14AC8"/>
    <w:rsid w:val="00A14ED6"/>
    <w:rsid w:val="00A152F2"/>
    <w:rsid w:val="00A156F1"/>
    <w:rsid w:val="00A1586E"/>
    <w:rsid w:val="00A15A6F"/>
    <w:rsid w:val="00A15DE5"/>
    <w:rsid w:val="00A15F15"/>
    <w:rsid w:val="00A15FE5"/>
    <w:rsid w:val="00A16B5A"/>
    <w:rsid w:val="00A20088"/>
    <w:rsid w:val="00A20AD3"/>
    <w:rsid w:val="00A216B4"/>
    <w:rsid w:val="00A217FB"/>
    <w:rsid w:val="00A21C6A"/>
    <w:rsid w:val="00A2205E"/>
    <w:rsid w:val="00A2243D"/>
    <w:rsid w:val="00A22443"/>
    <w:rsid w:val="00A2278D"/>
    <w:rsid w:val="00A22822"/>
    <w:rsid w:val="00A229BF"/>
    <w:rsid w:val="00A22D6F"/>
    <w:rsid w:val="00A23783"/>
    <w:rsid w:val="00A24080"/>
    <w:rsid w:val="00A25907"/>
    <w:rsid w:val="00A25923"/>
    <w:rsid w:val="00A25A02"/>
    <w:rsid w:val="00A25CA5"/>
    <w:rsid w:val="00A267F3"/>
    <w:rsid w:val="00A26826"/>
    <w:rsid w:val="00A271E3"/>
    <w:rsid w:val="00A3038C"/>
    <w:rsid w:val="00A306CD"/>
    <w:rsid w:val="00A3076D"/>
    <w:rsid w:val="00A30C50"/>
    <w:rsid w:val="00A30D36"/>
    <w:rsid w:val="00A30DB0"/>
    <w:rsid w:val="00A31762"/>
    <w:rsid w:val="00A31865"/>
    <w:rsid w:val="00A31F42"/>
    <w:rsid w:val="00A32685"/>
    <w:rsid w:val="00A3287F"/>
    <w:rsid w:val="00A337E3"/>
    <w:rsid w:val="00A33C6A"/>
    <w:rsid w:val="00A343E7"/>
    <w:rsid w:val="00A3475D"/>
    <w:rsid w:val="00A360A6"/>
    <w:rsid w:val="00A365E3"/>
    <w:rsid w:val="00A370A5"/>
    <w:rsid w:val="00A373DA"/>
    <w:rsid w:val="00A40803"/>
    <w:rsid w:val="00A40C76"/>
    <w:rsid w:val="00A41A8E"/>
    <w:rsid w:val="00A41BE3"/>
    <w:rsid w:val="00A4239E"/>
    <w:rsid w:val="00A4305C"/>
    <w:rsid w:val="00A4314A"/>
    <w:rsid w:val="00A43980"/>
    <w:rsid w:val="00A4442C"/>
    <w:rsid w:val="00A44F1E"/>
    <w:rsid w:val="00A4531A"/>
    <w:rsid w:val="00A4537D"/>
    <w:rsid w:val="00A457E2"/>
    <w:rsid w:val="00A45985"/>
    <w:rsid w:val="00A46276"/>
    <w:rsid w:val="00A4650D"/>
    <w:rsid w:val="00A46FFA"/>
    <w:rsid w:val="00A4745E"/>
    <w:rsid w:val="00A47B4F"/>
    <w:rsid w:val="00A50578"/>
    <w:rsid w:val="00A5130C"/>
    <w:rsid w:val="00A517EC"/>
    <w:rsid w:val="00A51BBF"/>
    <w:rsid w:val="00A51DD1"/>
    <w:rsid w:val="00A533F9"/>
    <w:rsid w:val="00A5393D"/>
    <w:rsid w:val="00A53CA4"/>
    <w:rsid w:val="00A53EF2"/>
    <w:rsid w:val="00A53F6E"/>
    <w:rsid w:val="00A5470F"/>
    <w:rsid w:val="00A5472A"/>
    <w:rsid w:val="00A5473F"/>
    <w:rsid w:val="00A54D24"/>
    <w:rsid w:val="00A54DEE"/>
    <w:rsid w:val="00A558D8"/>
    <w:rsid w:val="00A55A24"/>
    <w:rsid w:val="00A55D3C"/>
    <w:rsid w:val="00A55E6E"/>
    <w:rsid w:val="00A56345"/>
    <w:rsid w:val="00A57035"/>
    <w:rsid w:val="00A60739"/>
    <w:rsid w:val="00A6092D"/>
    <w:rsid w:val="00A60C42"/>
    <w:rsid w:val="00A60FA8"/>
    <w:rsid w:val="00A61F3C"/>
    <w:rsid w:val="00A61FBE"/>
    <w:rsid w:val="00A62487"/>
    <w:rsid w:val="00A62E8E"/>
    <w:rsid w:val="00A63220"/>
    <w:rsid w:val="00A633BB"/>
    <w:rsid w:val="00A6361E"/>
    <w:rsid w:val="00A63A1E"/>
    <w:rsid w:val="00A63AA2"/>
    <w:rsid w:val="00A63F3A"/>
    <w:rsid w:val="00A640A0"/>
    <w:rsid w:val="00A644F5"/>
    <w:rsid w:val="00A64630"/>
    <w:rsid w:val="00A64A24"/>
    <w:rsid w:val="00A64D86"/>
    <w:rsid w:val="00A64E33"/>
    <w:rsid w:val="00A64F05"/>
    <w:rsid w:val="00A65F03"/>
    <w:rsid w:val="00A66180"/>
    <w:rsid w:val="00A66200"/>
    <w:rsid w:val="00A66AEB"/>
    <w:rsid w:val="00A67000"/>
    <w:rsid w:val="00A67149"/>
    <w:rsid w:val="00A67200"/>
    <w:rsid w:val="00A672E1"/>
    <w:rsid w:val="00A67C1E"/>
    <w:rsid w:val="00A707F7"/>
    <w:rsid w:val="00A70AAE"/>
    <w:rsid w:val="00A71A3A"/>
    <w:rsid w:val="00A722C8"/>
    <w:rsid w:val="00A73AF6"/>
    <w:rsid w:val="00A7405C"/>
    <w:rsid w:val="00A74534"/>
    <w:rsid w:val="00A74BFD"/>
    <w:rsid w:val="00A74EDF"/>
    <w:rsid w:val="00A74F4A"/>
    <w:rsid w:val="00A753A4"/>
    <w:rsid w:val="00A75EBE"/>
    <w:rsid w:val="00A7623F"/>
    <w:rsid w:val="00A766A7"/>
    <w:rsid w:val="00A768EC"/>
    <w:rsid w:val="00A76AFD"/>
    <w:rsid w:val="00A771B6"/>
    <w:rsid w:val="00A775D8"/>
    <w:rsid w:val="00A8066A"/>
    <w:rsid w:val="00A809CA"/>
    <w:rsid w:val="00A811B0"/>
    <w:rsid w:val="00A82BB6"/>
    <w:rsid w:val="00A830EC"/>
    <w:rsid w:val="00A83566"/>
    <w:rsid w:val="00A83575"/>
    <w:rsid w:val="00A83F3E"/>
    <w:rsid w:val="00A84337"/>
    <w:rsid w:val="00A849E1"/>
    <w:rsid w:val="00A84A98"/>
    <w:rsid w:val="00A84CED"/>
    <w:rsid w:val="00A84F24"/>
    <w:rsid w:val="00A84F99"/>
    <w:rsid w:val="00A8502B"/>
    <w:rsid w:val="00A8554D"/>
    <w:rsid w:val="00A85BC6"/>
    <w:rsid w:val="00A85E32"/>
    <w:rsid w:val="00A85E48"/>
    <w:rsid w:val="00A85E68"/>
    <w:rsid w:val="00A86885"/>
    <w:rsid w:val="00A87049"/>
    <w:rsid w:val="00A875F0"/>
    <w:rsid w:val="00A909D0"/>
    <w:rsid w:val="00A90B7A"/>
    <w:rsid w:val="00A90B80"/>
    <w:rsid w:val="00A91C1F"/>
    <w:rsid w:val="00A92366"/>
    <w:rsid w:val="00A925DE"/>
    <w:rsid w:val="00A92920"/>
    <w:rsid w:val="00A92AB2"/>
    <w:rsid w:val="00A92AED"/>
    <w:rsid w:val="00A92BE4"/>
    <w:rsid w:val="00A93061"/>
    <w:rsid w:val="00A93B47"/>
    <w:rsid w:val="00A940F9"/>
    <w:rsid w:val="00A949FF"/>
    <w:rsid w:val="00A94FE1"/>
    <w:rsid w:val="00A95591"/>
    <w:rsid w:val="00A95BEB"/>
    <w:rsid w:val="00A96546"/>
    <w:rsid w:val="00A97DC5"/>
    <w:rsid w:val="00AA0130"/>
    <w:rsid w:val="00AA01EE"/>
    <w:rsid w:val="00AA13E5"/>
    <w:rsid w:val="00AA165F"/>
    <w:rsid w:val="00AA207A"/>
    <w:rsid w:val="00AA2435"/>
    <w:rsid w:val="00AA2504"/>
    <w:rsid w:val="00AA2A2F"/>
    <w:rsid w:val="00AA2F83"/>
    <w:rsid w:val="00AA3029"/>
    <w:rsid w:val="00AA3332"/>
    <w:rsid w:val="00AA352D"/>
    <w:rsid w:val="00AA368A"/>
    <w:rsid w:val="00AA4256"/>
    <w:rsid w:val="00AA46A8"/>
    <w:rsid w:val="00AA5404"/>
    <w:rsid w:val="00AA543B"/>
    <w:rsid w:val="00AA618F"/>
    <w:rsid w:val="00AA63D7"/>
    <w:rsid w:val="00AA6B82"/>
    <w:rsid w:val="00AA6FEA"/>
    <w:rsid w:val="00AA77C8"/>
    <w:rsid w:val="00AA79AA"/>
    <w:rsid w:val="00AA7BE4"/>
    <w:rsid w:val="00AB03E0"/>
    <w:rsid w:val="00AB0769"/>
    <w:rsid w:val="00AB09E7"/>
    <w:rsid w:val="00AB0EAC"/>
    <w:rsid w:val="00AB0F44"/>
    <w:rsid w:val="00AB1325"/>
    <w:rsid w:val="00AB13ED"/>
    <w:rsid w:val="00AB2701"/>
    <w:rsid w:val="00AB2F56"/>
    <w:rsid w:val="00AB303D"/>
    <w:rsid w:val="00AB3417"/>
    <w:rsid w:val="00AB341C"/>
    <w:rsid w:val="00AB3562"/>
    <w:rsid w:val="00AB3FFF"/>
    <w:rsid w:val="00AB4376"/>
    <w:rsid w:val="00AB45C2"/>
    <w:rsid w:val="00AB49D0"/>
    <w:rsid w:val="00AB4D77"/>
    <w:rsid w:val="00AB4DED"/>
    <w:rsid w:val="00AB4E31"/>
    <w:rsid w:val="00AB5474"/>
    <w:rsid w:val="00AB5C77"/>
    <w:rsid w:val="00AB5F3E"/>
    <w:rsid w:val="00AB6B7F"/>
    <w:rsid w:val="00AB6D26"/>
    <w:rsid w:val="00AB7065"/>
    <w:rsid w:val="00AB7333"/>
    <w:rsid w:val="00AB77E4"/>
    <w:rsid w:val="00AB7F6E"/>
    <w:rsid w:val="00AC057B"/>
    <w:rsid w:val="00AC09A6"/>
    <w:rsid w:val="00AC2960"/>
    <w:rsid w:val="00AC296F"/>
    <w:rsid w:val="00AC344B"/>
    <w:rsid w:val="00AC3C0B"/>
    <w:rsid w:val="00AC5919"/>
    <w:rsid w:val="00AC5FD9"/>
    <w:rsid w:val="00AC6615"/>
    <w:rsid w:val="00AC6A83"/>
    <w:rsid w:val="00AC7747"/>
    <w:rsid w:val="00AC7D2A"/>
    <w:rsid w:val="00AD028E"/>
    <w:rsid w:val="00AD07B9"/>
    <w:rsid w:val="00AD12D3"/>
    <w:rsid w:val="00AD1776"/>
    <w:rsid w:val="00AD19F9"/>
    <w:rsid w:val="00AD1D1A"/>
    <w:rsid w:val="00AD2135"/>
    <w:rsid w:val="00AD28F8"/>
    <w:rsid w:val="00AD2E38"/>
    <w:rsid w:val="00AD2EBE"/>
    <w:rsid w:val="00AD37E7"/>
    <w:rsid w:val="00AD40AD"/>
    <w:rsid w:val="00AD41A8"/>
    <w:rsid w:val="00AD4CDF"/>
    <w:rsid w:val="00AD5D99"/>
    <w:rsid w:val="00AD6B84"/>
    <w:rsid w:val="00AD6F78"/>
    <w:rsid w:val="00AD7236"/>
    <w:rsid w:val="00AD7E42"/>
    <w:rsid w:val="00AD7FB8"/>
    <w:rsid w:val="00AE015C"/>
    <w:rsid w:val="00AE168B"/>
    <w:rsid w:val="00AE17C5"/>
    <w:rsid w:val="00AE1A48"/>
    <w:rsid w:val="00AE1B12"/>
    <w:rsid w:val="00AE1E56"/>
    <w:rsid w:val="00AE2052"/>
    <w:rsid w:val="00AE2F52"/>
    <w:rsid w:val="00AE3A20"/>
    <w:rsid w:val="00AE4244"/>
    <w:rsid w:val="00AE4F5C"/>
    <w:rsid w:val="00AE6451"/>
    <w:rsid w:val="00AE67E7"/>
    <w:rsid w:val="00AE6CBD"/>
    <w:rsid w:val="00AE7577"/>
    <w:rsid w:val="00AE7D35"/>
    <w:rsid w:val="00AF0131"/>
    <w:rsid w:val="00AF0613"/>
    <w:rsid w:val="00AF0710"/>
    <w:rsid w:val="00AF1112"/>
    <w:rsid w:val="00AF11D2"/>
    <w:rsid w:val="00AF11F9"/>
    <w:rsid w:val="00AF1771"/>
    <w:rsid w:val="00AF1EB8"/>
    <w:rsid w:val="00AF2041"/>
    <w:rsid w:val="00AF2044"/>
    <w:rsid w:val="00AF20AE"/>
    <w:rsid w:val="00AF2D91"/>
    <w:rsid w:val="00AF2E44"/>
    <w:rsid w:val="00AF3061"/>
    <w:rsid w:val="00AF346F"/>
    <w:rsid w:val="00AF376F"/>
    <w:rsid w:val="00AF4353"/>
    <w:rsid w:val="00AF44D2"/>
    <w:rsid w:val="00AF4805"/>
    <w:rsid w:val="00AF4897"/>
    <w:rsid w:val="00AF5AED"/>
    <w:rsid w:val="00AF5C37"/>
    <w:rsid w:val="00AF675C"/>
    <w:rsid w:val="00AF6925"/>
    <w:rsid w:val="00AF7081"/>
    <w:rsid w:val="00AF7094"/>
    <w:rsid w:val="00AF7631"/>
    <w:rsid w:val="00AF7C32"/>
    <w:rsid w:val="00B0063F"/>
    <w:rsid w:val="00B00686"/>
    <w:rsid w:val="00B007B6"/>
    <w:rsid w:val="00B00A3B"/>
    <w:rsid w:val="00B00C5B"/>
    <w:rsid w:val="00B01437"/>
    <w:rsid w:val="00B01A86"/>
    <w:rsid w:val="00B02743"/>
    <w:rsid w:val="00B029BE"/>
    <w:rsid w:val="00B02B28"/>
    <w:rsid w:val="00B03B16"/>
    <w:rsid w:val="00B040E5"/>
    <w:rsid w:val="00B04295"/>
    <w:rsid w:val="00B04846"/>
    <w:rsid w:val="00B04FC9"/>
    <w:rsid w:val="00B05269"/>
    <w:rsid w:val="00B0620F"/>
    <w:rsid w:val="00B064CA"/>
    <w:rsid w:val="00B064F6"/>
    <w:rsid w:val="00B0756B"/>
    <w:rsid w:val="00B076D6"/>
    <w:rsid w:val="00B07F76"/>
    <w:rsid w:val="00B112F6"/>
    <w:rsid w:val="00B11AB7"/>
    <w:rsid w:val="00B12379"/>
    <w:rsid w:val="00B1294A"/>
    <w:rsid w:val="00B12979"/>
    <w:rsid w:val="00B12F74"/>
    <w:rsid w:val="00B13296"/>
    <w:rsid w:val="00B14191"/>
    <w:rsid w:val="00B146ED"/>
    <w:rsid w:val="00B14F3B"/>
    <w:rsid w:val="00B154B1"/>
    <w:rsid w:val="00B156DD"/>
    <w:rsid w:val="00B17565"/>
    <w:rsid w:val="00B1782A"/>
    <w:rsid w:val="00B178E4"/>
    <w:rsid w:val="00B201D7"/>
    <w:rsid w:val="00B203D3"/>
    <w:rsid w:val="00B20C01"/>
    <w:rsid w:val="00B21AFA"/>
    <w:rsid w:val="00B21DBD"/>
    <w:rsid w:val="00B21E1F"/>
    <w:rsid w:val="00B21E8D"/>
    <w:rsid w:val="00B22CA4"/>
    <w:rsid w:val="00B22E83"/>
    <w:rsid w:val="00B248BC"/>
    <w:rsid w:val="00B2579D"/>
    <w:rsid w:val="00B25890"/>
    <w:rsid w:val="00B26B5B"/>
    <w:rsid w:val="00B26CE5"/>
    <w:rsid w:val="00B26D2A"/>
    <w:rsid w:val="00B26FF5"/>
    <w:rsid w:val="00B2704D"/>
    <w:rsid w:val="00B278AB"/>
    <w:rsid w:val="00B27D2B"/>
    <w:rsid w:val="00B27DE7"/>
    <w:rsid w:val="00B30436"/>
    <w:rsid w:val="00B314CE"/>
    <w:rsid w:val="00B318FB"/>
    <w:rsid w:val="00B31F39"/>
    <w:rsid w:val="00B32389"/>
    <w:rsid w:val="00B324C5"/>
    <w:rsid w:val="00B3299B"/>
    <w:rsid w:val="00B33532"/>
    <w:rsid w:val="00B33973"/>
    <w:rsid w:val="00B33C69"/>
    <w:rsid w:val="00B33DD4"/>
    <w:rsid w:val="00B33FAF"/>
    <w:rsid w:val="00B34358"/>
    <w:rsid w:val="00B34568"/>
    <w:rsid w:val="00B34D54"/>
    <w:rsid w:val="00B34F77"/>
    <w:rsid w:val="00B3501A"/>
    <w:rsid w:val="00B35252"/>
    <w:rsid w:val="00B35796"/>
    <w:rsid w:val="00B35902"/>
    <w:rsid w:val="00B3599D"/>
    <w:rsid w:val="00B359B4"/>
    <w:rsid w:val="00B368DE"/>
    <w:rsid w:val="00B37908"/>
    <w:rsid w:val="00B37BBD"/>
    <w:rsid w:val="00B404FF"/>
    <w:rsid w:val="00B405A3"/>
    <w:rsid w:val="00B40D57"/>
    <w:rsid w:val="00B40E40"/>
    <w:rsid w:val="00B421CA"/>
    <w:rsid w:val="00B43226"/>
    <w:rsid w:val="00B43636"/>
    <w:rsid w:val="00B436AC"/>
    <w:rsid w:val="00B43D5B"/>
    <w:rsid w:val="00B43E97"/>
    <w:rsid w:val="00B44415"/>
    <w:rsid w:val="00B4459F"/>
    <w:rsid w:val="00B44733"/>
    <w:rsid w:val="00B45435"/>
    <w:rsid w:val="00B45BC7"/>
    <w:rsid w:val="00B46440"/>
    <w:rsid w:val="00B469BC"/>
    <w:rsid w:val="00B46A58"/>
    <w:rsid w:val="00B47690"/>
    <w:rsid w:val="00B478D4"/>
    <w:rsid w:val="00B47B0B"/>
    <w:rsid w:val="00B50421"/>
    <w:rsid w:val="00B51215"/>
    <w:rsid w:val="00B51225"/>
    <w:rsid w:val="00B5196E"/>
    <w:rsid w:val="00B51BBB"/>
    <w:rsid w:val="00B52A56"/>
    <w:rsid w:val="00B53145"/>
    <w:rsid w:val="00B53A4D"/>
    <w:rsid w:val="00B53EB2"/>
    <w:rsid w:val="00B53F69"/>
    <w:rsid w:val="00B54108"/>
    <w:rsid w:val="00B549EF"/>
    <w:rsid w:val="00B55522"/>
    <w:rsid w:val="00B563AA"/>
    <w:rsid w:val="00B56871"/>
    <w:rsid w:val="00B56A03"/>
    <w:rsid w:val="00B56ED1"/>
    <w:rsid w:val="00B5757C"/>
    <w:rsid w:val="00B57D9C"/>
    <w:rsid w:val="00B57DEA"/>
    <w:rsid w:val="00B57FBF"/>
    <w:rsid w:val="00B60364"/>
    <w:rsid w:val="00B60472"/>
    <w:rsid w:val="00B60C62"/>
    <w:rsid w:val="00B618DE"/>
    <w:rsid w:val="00B61A6A"/>
    <w:rsid w:val="00B61F29"/>
    <w:rsid w:val="00B622EC"/>
    <w:rsid w:val="00B622F8"/>
    <w:rsid w:val="00B62947"/>
    <w:rsid w:val="00B62FC3"/>
    <w:rsid w:val="00B63741"/>
    <w:rsid w:val="00B63C82"/>
    <w:rsid w:val="00B645CB"/>
    <w:rsid w:val="00B64B22"/>
    <w:rsid w:val="00B64F2A"/>
    <w:rsid w:val="00B650E1"/>
    <w:rsid w:val="00B652C8"/>
    <w:rsid w:val="00B65D04"/>
    <w:rsid w:val="00B65E95"/>
    <w:rsid w:val="00B66366"/>
    <w:rsid w:val="00B663CA"/>
    <w:rsid w:val="00B67147"/>
    <w:rsid w:val="00B67995"/>
    <w:rsid w:val="00B67BE0"/>
    <w:rsid w:val="00B700BB"/>
    <w:rsid w:val="00B700DE"/>
    <w:rsid w:val="00B70696"/>
    <w:rsid w:val="00B70B0F"/>
    <w:rsid w:val="00B70CF9"/>
    <w:rsid w:val="00B70D30"/>
    <w:rsid w:val="00B70FB8"/>
    <w:rsid w:val="00B71328"/>
    <w:rsid w:val="00B71BE6"/>
    <w:rsid w:val="00B728E9"/>
    <w:rsid w:val="00B72F48"/>
    <w:rsid w:val="00B73174"/>
    <w:rsid w:val="00B73539"/>
    <w:rsid w:val="00B73752"/>
    <w:rsid w:val="00B73A39"/>
    <w:rsid w:val="00B73ADD"/>
    <w:rsid w:val="00B742FB"/>
    <w:rsid w:val="00B74887"/>
    <w:rsid w:val="00B74998"/>
    <w:rsid w:val="00B74A11"/>
    <w:rsid w:val="00B74D9F"/>
    <w:rsid w:val="00B74F8B"/>
    <w:rsid w:val="00B756C0"/>
    <w:rsid w:val="00B76FCE"/>
    <w:rsid w:val="00B771A7"/>
    <w:rsid w:val="00B776D3"/>
    <w:rsid w:val="00B7788C"/>
    <w:rsid w:val="00B77E91"/>
    <w:rsid w:val="00B80135"/>
    <w:rsid w:val="00B80A6D"/>
    <w:rsid w:val="00B80B43"/>
    <w:rsid w:val="00B81A96"/>
    <w:rsid w:val="00B81C13"/>
    <w:rsid w:val="00B82031"/>
    <w:rsid w:val="00B8227B"/>
    <w:rsid w:val="00B82514"/>
    <w:rsid w:val="00B825F8"/>
    <w:rsid w:val="00B8382B"/>
    <w:rsid w:val="00B83C8E"/>
    <w:rsid w:val="00B83DB1"/>
    <w:rsid w:val="00B84106"/>
    <w:rsid w:val="00B8411A"/>
    <w:rsid w:val="00B846FF"/>
    <w:rsid w:val="00B84A5E"/>
    <w:rsid w:val="00B84D62"/>
    <w:rsid w:val="00B859C7"/>
    <w:rsid w:val="00B85D1D"/>
    <w:rsid w:val="00B8668C"/>
    <w:rsid w:val="00B86B10"/>
    <w:rsid w:val="00B86C33"/>
    <w:rsid w:val="00B86C34"/>
    <w:rsid w:val="00B87502"/>
    <w:rsid w:val="00B87530"/>
    <w:rsid w:val="00B877F3"/>
    <w:rsid w:val="00B87873"/>
    <w:rsid w:val="00B912B4"/>
    <w:rsid w:val="00B9172E"/>
    <w:rsid w:val="00B91D0E"/>
    <w:rsid w:val="00B91E37"/>
    <w:rsid w:val="00B91E43"/>
    <w:rsid w:val="00B92D27"/>
    <w:rsid w:val="00B933E1"/>
    <w:rsid w:val="00B93B18"/>
    <w:rsid w:val="00B93B6F"/>
    <w:rsid w:val="00B9447D"/>
    <w:rsid w:val="00B94753"/>
    <w:rsid w:val="00B949D1"/>
    <w:rsid w:val="00B95891"/>
    <w:rsid w:val="00B95E4A"/>
    <w:rsid w:val="00B96A5B"/>
    <w:rsid w:val="00B96B2B"/>
    <w:rsid w:val="00B96B3A"/>
    <w:rsid w:val="00B97AE8"/>
    <w:rsid w:val="00B97C0C"/>
    <w:rsid w:val="00B97E8D"/>
    <w:rsid w:val="00BA016A"/>
    <w:rsid w:val="00BA1826"/>
    <w:rsid w:val="00BA187F"/>
    <w:rsid w:val="00BA1AF0"/>
    <w:rsid w:val="00BA2807"/>
    <w:rsid w:val="00BA2F4B"/>
    <w:rsid w:val="00BA45D0"/>
    <w:rsid w:val="00BA46D1"/>
    <w:rsid w:val="00BA482E"/>
    <w:rsid w:val="00BA5153"/>
    <w:rsid w:val="00BA5988"/>
    <w:rsid w:val="00BA5D90"/>
    <w:rsid w:val="00BA5FB9"/>
    <w:rsid w:val="00BA641C"/>
    <w:rsid w:val="00BA67F6"/>
    <w:rsid w:val="00BA6C9E"/>
    <w:rsid w:val="00BA707A"/>
    <w:rsid w:val="00BA722E"/>
    <w:rsid w:val="00BA77BF"/>
    <w:rsid w:val="00BB05BA"/>
    <w:rsid w:val="00BB16DC"/>
    <w:rsid w:val="00BB1A59"/>
    <w:rsid w:val="00BB1BD1"/>
    <w:rsid w:val="00BB2118"/>
    <w:rsid w:val="00BB211D"/>
    <w:rsid w:val="00BB2138"/>
    <w:rsid w:val="00BB2464"/>
    <w:rsid w:val="00BB2F8B"/>
    <w:rsid w:val="00BB3177"/>
    <w:rsid w:val="00BB318A"/>
    <w:rsid w:val="00BB3750"/>
    <w:rsid w:val="00BB3FA5"/>
    <w:rsid w:val="00BB430B"/>
    <w:rsid w:val="00BB49B0"/>
    <w:rsid w:val="00BB6E15"/>
    <w:rsid w:val="00BB76F8"/>
    <w:rsid w:val="00BB7702"/>
    <w:rsid w:val="00BB77D5"/>
    <w:rsid w:val="00BB7BE8"/>
    <w:rsid w:val="00BC0005"/>
    <w:rsid w:val="00BC016B"/>
    <w:rsid w:val="00BC1356"/>
    <w:rsid w:val="00BC1494"/>
    <w:rsid w:val="00BC1CC1"/>
    <w:rsid w:val="00BC23A4"/>
    <w:rsid w:val="00BC3BF2"/>
    <w:rsid w:val="00BC3D08"/>
    <w:rsid w:val="00BC3E67"/>
    <w:rsid w:val="00BC424C"/>
    <w:rsid w:val="00BC50B0"/>
    <w:rsid w:val="00BC5F3B"/>
    <w:rsid w:val="00BC61F5"/>
    <w:rsid w:val="00BC67B9"/>
    <w:rsid w:val="00BC699D"/>
    <w:rsid w:val="00BC6C4E"/>
    <w:rsid w:val="00BC72EC"/>
    <w:rsid w:val="00BC7BC1"/>
    <w:rsid w:val="00BD0B2A"/>
    <w:rsid w:val="00BD1B63"/>
    <w:rsid w:val="00BD1D41"/>
    <w:rsid w:val="00BD233C"/>
    <w:rsid w:val="00BD26E5"/>
    <w:rsid w:val="00BD2A20"/>
    <w:rsid w:val="00BD352D"/>
    <w:rsid w:val="00BD3703"/>
    <w:rsid w:val="00BD4231"/>
    <w:rsid w:val="00BD473D"/>
    <w:rsid w:val="00BD571B"/>
    <w:rsid w:val="00BD5FCC"/>
    <w:rsid w:val="00BD6356"/>
    <w:rsid w:val="00BD655D"/>
    <w:rsid w:val="00BD713C"/>
    <w:rsid w:val="00BD7862"/>
    <w:rsid w:val="00BD7B52"/>
    <w:rsid w:val="00BD7C9D"/>
    <w:rsid w:val="00BD7F31"/>
    <w:rsid w:val="00BE0221"/>
    <w:rsid w:val="00BE1C31"/>
    <w:rsid w:val="00BE1E85"/>
    <w:rsid w:val="00BE1EEA"/>
    <w:rsid w:val="00BE2755"/>
    <w:rsid w:val="00BE278B"/>
    <w:rsid w:val="00BE2D7C"/>
    <w:rsid w:val="00BE2E55"/>
    <w:rsid w:val="00BE3A07"/>
    <w:rsid w:val="00BE408F"/>
    <w:rsid w:val="00BE6063"/>
    <w:rsid w:val="00BE6657"/>
    <w:rsid w:val="00BE6C0F"/>
    <w:rsid w:val="00BE70D2"/>
    <w:rsid w:val="00BE777D"/>
    <w:rsid w:val="00BE7AF1"/>
    <w:rsid w:val="00BE7E05"/>
    <w:rsid w:val="00BF012D"/>
    <w:rsid w:val="00BF0AD8"/>
    <w:rsid w:val="00BF13DA"/>
    <w:rsid w:val="00BF1704"/>
    <w:rsid w:val="00BF1DC3"/>
    <w:rsid w:val="00BF21BF"/>
    <w:rsid w:val="00BF36DC"/>
    <w:rsid w:val="00BF42D0"/>
    <w:rsid w:val="00BF5364"/>
    <w:rsid w:val="00BF54B6"/>
    <w:rsid w:val="00BF582F"/>
    <w:rsid w:val="00BF5DCA"/>
    <w:rsid w:val="00BF633C"/>
    <w:rsid w:val="00BF659D"/>
    <w:rsid w:val="00BF672B"/>
    <w:rsid w:val="00BF7566"/>
    <w:rsid w:val="00BF7948"/>
    <w:rsid w:val="00BF7C72"/>
    <w:rsid w:val="00C00601"/>
    <w:rsid w:val="00C0067A"/>
    <w:rsid w:val="00C01200"/>
    <w:rsid w:val="00C02563"/>
    <w:rsid w:val="00C02615"/>
    <w:rsid w:val="00C028D3"/>
    <w:rsid w:val="00C03854"/>
    <w:rsid w:val="00C03BC6"/>
    <w:rsid w:val="00C03F19"/>
    <w:rsid w:val="00C04169"/>
    <w:rsid w:val="00C05AE2"/>
    <w:rsid w:val="00C060E5"/>
    <w:rsid w:val="00C06998"/>
    <w:rsid w:val="00C06A2F"/>
    <w:rsid w:val="00C071B2"/>
    <w:rsid w:val="00C077F4"/>
    <w:rsid w:val="00C07DA1"/>
    <w:rsid w:val="00C07F79"/>
    <w:rsid w:val="00C07F7A"/>
    <w:rsid w:val="00C10B6D"/>
    <w:rsid w:val="00C1178F"/>
    <w:rsid w:val="00C1180F"/>
    <w:rsid w:val="00C12022"/>
    <w:rsid w:val="00C123E3"/>
    <w:rsid w:val="00C12B7A"/>
    <w:rsid w:val="00C12C32"/>
    <w:rsid w:val="00C1316B"/>
    <w:rsid w:val="00C1351E"/>
    <w:rsid w:val="00C13A2C"/>
    <w:rsid w:val="00C13AD5"/>
    <w:rsid w:val="00C13F73"/>
    <w:rsid w:val="00C14A74"/>
    <w:rsid w:val="00C15165"/>
    <w:rsid w:val="00C152F7"/>
    <w:rsid w:val="00C1539D"/>
    <w:rsid w:val="00C15998"/>
    <w:rsid w:val="00C15A4E"/>
    <w:rsid w:val="00C16076"/>
    <w:rsid w:val="00C160DC"/>
    <w:rsid w:val="00C16546"/>
    <w:rsid w:val="00C16839"/>
    <w:rsid w:val="00C168F5"/>
    <w:rsid w:val="00C16A55"/>
    <w:rsid w:val="00C170BB"/>
    <w:rsid w:val="00C20612"/>
    <w:rsid w:val="00C20FB1"/>
    <w:rsid w:val="00C217F5"/>
    <w:rsid w:val="00C231DA"/>
    <w:rsid w:val="00C2399E"/>
    <w:rsid w:val="00C23ABB"/>
    <w:rsid w:val="00C23CBF"/>
    <w:rsid w:val="00C244DC"/>
    <w:rsid w:val="00C25197"/>
    <w:rsid w:val="00C25569"/>
    <w:rsid w:val="00C266E2"/>
    <w:rsid w:val="00C26732"/>
    <w:rsid w:val="00C26D36"/>
    <w:rsid w:val="00C2712A"/>
    <w:rsid w:val="00C274A9"/>
    <w:rsid w:val="00C2756E"/>
    <w:rsid w:val="00C31249"/>
    <w:rsid w:val="00C31345"/>
    <w:rsid w:val="00C31A9B"/>
    <w:rsid w:val="00C31ED8"/>
    <w:rsid w:val="00C32166"/>
    <w:rsid w:val="00C32177"/>
    <w:rsid w:val="00C325A3"/>
    <w:rsid w:val="00C32815"/>
    <w:rsid w:val="00C33CB0"/>
    <w:rsid w:val="00C34188"/>
    <w:rsid w:val="00C3421C"/>
    <w:rsid w:val="00C343A0"/>
    <w:rsid w:val="00C3474C"/>
    <w:rsid w:val="00C34DA6"/>
    <w:rsid w:val="00C3593C"/>
    <w:rsid w:val="00C366C6"/>
    <w:rsid w:val="00C36CB3"/>
    <w:rsid w:val="00C37098"/>
    <w:rsid w:val="00C3713D"/>
    <w:rsid w:val="00C37428"/>
    <w:rsid w:val="00C37883"/>
    <w:rsid w:val="00C37FC8"/>
    <w:rsid w:val="00C40577"/>
    <w:rsid w:val="00C4080E"/>
    <w:rsid w:val="00C40DFC"/>
    <w:rsid w:val="00C40F58"/>
    <w:rsid w:val="00C4115A"/>
    <w:rsid w:val="00C411BF"/>
    <w:rsid w:val="00C414AE"/>
    <w:rsid w:val="00C41729"/>
    <w:rsid w:val="00C41B2A"/>
    <w:rsid w:val="00C4204B"/>
    <w:rsid w:val="00C4244B"/>
    <w:rsid w:val="00C42534"/>
    <w:rsid w:val="00C436F1"/>
    <w:rsid w:val="00C43F2F"/>
    <w:rsid w:val="00C4488E"/>
    <w:rsid w:val="00C448BD"/>
    <w:rsid w:val="00C44F98"/>
    <w:rsid w:val="00C45030"/>
    <w:rsid w:val="00C45A92"/>
    <w:rsid w:val="00C464AF"/>
    <w:rsid w:val="00C4678D"/>
    <w:rsid w:val="00C471AD"/>
    <w:rsid w:val="00C4745D"/>
    <w:rsid w:val="00C474A4"/>
    <w:rsid w:val="00C475BF"/>
    <w:rsid w:val="00C47AC8"/>
    <w:rsid w:val="00C47E24"/>
    <w:rsid w:val="00C47E50"/>
    <w:rsid w:val="00C509CE"/>
    <w:rsid w:val="00C50B8D"/>
    <w:rsid w:val="00C518F6"/>
    <w:rsid w:val="00C5279D"/>
    <w:rsid w:val="00C529D9"/>
    <w:rsid w:val="00C52CF5"/>
    <w:rsid w:val="00C53EFF"/>
    <w:rsid w:val="00C549D8"/>
    <w:rsid w:val="00C54BB8"/>
    <w:rsid w:val="00C54F4F"/>
    <w:rsid w:val="00C554D2"/>
    <w:rsid w:val="00C555F0"/>
    <w:rsid w:val="00C55E08"/>
    <w:rsid w:val="00C56A86"/>
    <w:rsid w:val="00C57807"/>
    <w:rsid w:val="00C57B8A"/>
    <w:rsid w:val="00C6150E"/>
    <w:rsid w:val="00C6183C"/>
    <w:rsid w:val="00C61C95"/>
    <w:rsid w:val="00C6217B"/>
    <w:rsid w:val="00C6231D"/>
    <w:rsid w:val="00C62326"/>
    <w:rsid w:val="00C629DD"/>
    <w:rsid w:val="00C63362"/>
    <w:rsid w:val="00C63D0C"/>
    <w:rsid w:val="00C64410"/>
    <w:rsid w:val="00C646FE"/>
    <w:rsid w:val="00C648A1"/>
    <w:rsid w:val="00C64BC1"/>
    <w:rsid w:val="00C6573F"/>
    <w:rsid w:val="00C66389"/>
    <w:rsid w:val="00C66AA8"/>
    <w:rsid w:val="00C67612"/>
    <w:rsid w:val="00C7001B"/>
    <w:rsid w:val="00C70212"/>
    <w:rsid w:val="00C7073B"/>
    <w:rsid w:val="00C70A9B"/>
    <w:rsid w:val="00C70F11"/>
    <w:rsid w:val="00C71BBA"/>
    <w:rsid w:val="00C727B9"/>
    <w:rsid w:val="00C72974"/>
    <w:rsid w:val="00C7338B"/>
    <w:rsid w:val="00C73509"/>
    <w:rsid w:val="00C73B0A"/>
    <w:rsid w:val="00C73E7C"/>
    <w:rsid w:val="00C74148"/>
    <w:rsid w:val="00C74DE9"/>
    <w:rsid w:val="00C7503A"/>
    <w:rsid w:val="00C75491"/>
    <w:rsid w:val="00C755D3"/>
    <w:rsid w:val="00C768FF"/>
    <w:rsid w:val="00C76A62"/>
    <w:rsid w:val="00C76E1F"/>
    <w:rsid w:val="00C770B2"/>
    <w:rsid w:val="00C77B5F"/>
    <w:rsid w:val="00C77BB1"/>
    <w:rsid w:val="00C80571"/>
    <w:rsid w:val="00C80BA6"/>
    <w:rsid w:val="00C812BA"/>
    <w:rsid w:val="00C8146C"/>
    <w:rsid w:val="00C8148E"/>
    <w:rsid w:val="00C81575"/>
    <w:rsid w:val="00C81810"/>
    <w:rsid w:val="00C8181A"/>
    <w:rsid w:val="00C82292"/>
    <w:rsid w:val="00C824E9"/>
    <w:rsid w:val="00C82783"/>
    <w:rsid w:val="00C827D7"/>
    <w:rsid w:val="00C827DF"/>
    <w:rsid w:val="00C82A78"/>
    <w:rsid w:val="00C82B88"/>
    <w:rsid w:val="00C82CCF"/>
    <w:rsid w:val="00C83490"/>
    <w:rsid w:val="00C83FE8"/>
    <w:rsid w:val="00C843A2"/>
    <w:rsid w:val="00C8474D"/>
    <w:rsid w:val="00C85078"/>
    <w:rsid w:val="00C8520E"/>
    <w:rsid w:val="00C85282"/>
    <w:rsid w:val="00C85CAA"/>
    <w:rsid w:val="00C85E82"/>
    <w:rsid w:val="00C86E83"/>
    <w:rsid w:val="00C86EF9"/>
    <w:rsid w:val="00C870B6"/>
    <w:rsid w:val="00C8721B"/>
    <w:rsid w:val="00C873D6"/>
    <w:rsid w:val="00C87659"/>
    <w:rsid w:val="00C87CAE"/>
    <w:rsid w:val="00C87DE7"/>
    <w:rsid w:val="00C907B4"/>
    <w:rsid w:val="00C90FC0"/>
    <w:rsid w:val="00C91285"/>
    <w:rsid w:val="00C914AF"/>
    <w:rsid w:val="00C91D4F"/>
    <w:rsid w:val="00C93001"/>
    <w:rsid w:val="00C93119"/>
    <w:rsid w:val="00C9312F"/>
    <w:rsid w:val="00C9336B"/>
    <w:rsid w:val="00C933D5"/>
    <w:rsid w:val="00C93924"/>
    <w:rsid w:val="00C9399F"/>
    <w:rsid w:val="00C93AA1"/>
    <w:rsid w:val="00C93ED6"/>
    <w:rsid w:val="00C93EDF"/>
    <w:rsid w:val="00C93F74"/>
    <w:rsid w:val="00C93F8A"/>
    <w:rsid w:val="00C93FF5"/>
    <w:rsid w:val="00C9402F"/>
    <w:rsid w:val="00C947A7"/>
    <w:rsid w:val="00C947C3"/>
    <w:rsid w:val="00C953EB"/>
    <w:rsid w:val="00C95B50"/>
    <w:rsid w:val="00C95E78"/>
    <w:rsid w:val="00C95FF7"/>
    <w:rsid w:val="00C966E6"/>
    <w:rsid w:val="00C96B8D"/>
    <w:rsid w:val="00C97226"/>
    <w:rsid w:val="00C9736B"/>
    <w:rsid w:val="00CA02AB"/>
    <w:rsid w:val="00CA0A9D"/>
    <w:rsid w:val="00CA1ECC"/>
    <w:rsid w:val="00CA1FB8"/>
    <w:rsid w:val="00CA2AD0"/>
    <w:rsid w:val="00CA2F6B"/>
    <w:rsid w:val="00CA3478"/>
    <w:rsid w:val="00CA3BD3"/>
    <w:rsid w:val="00CA40A9"/>
    <w:rsid w:val="00CA4BEC"/>
    <w:rsid w:val="00CA5055"/>
    <w:rsid w:val="00CA6769"/>
    <w:rsid w:val="00CA7668"/>
    <w:rsid w:val="00CA79BE"/>
    <w:rsid w:val="00CB018E"/>
    <w:rsid w:val="00CB06AD"/>
    <w:rsid w:val="00CB0957"/>
    <w:rsid w:val="00CB0A93"/>
    <w:rsid w:val="00CB0ED3"/>
    <w:rsid w:val="00CB0FD0"/>
    <w:rsid w:val="00CB18D2"/>
    <w:rsid w:val="00CB1BB7"/>
    <w:rsid w:val="00CB1F9A"/>
    <w:rsid w:val="00CB2052"/>
    <w:rsid w:val="00CB2FE7"/>
    <w:rsid w:val="00CB3962"/>
    <w:rsid w:val="00CB3F2A"/>
    <w:rsid w:val="00CB4072"/>
    <w:rsid w:val="00CB45EF"/>
    <w:rsid w:val="00CB4BFF"/>
    <w:rsid w:val="00CB57C4"/>
    <w:rsid w:val="00CB5930"/>
    <w:rsid w:val="00CB6076"/>
    <w:rsid w:val="00CB608A"/>
    <w:rsid w:val="00CB6A44"/>
    <w:rsid w:val="00CB7ECB"/>
    <w:rsid w:val="00CC0351"/>
    <w:rsid w:val="00CC0FBB"/>
    <w:rsid w:val="00CC25B2"/>
    <w:rsid w:val="00CC2BF0"/>
    <w:rsid w:val="00CC3AF9"/>
    <w:rsid w:val="00CC3BB8"/>
    <w:rsid w:val="00CC4285"/>
    <w:rsid w:val="00CC4CF0"/>
    <w:rsid w:val="00CC536A"/>
    <w:rsid w:val="00CC5521"/>
    <w:rsid w:val="00CC5733"/>
    <w:rsid w:val="00CC652C"/>
    <w:rsid w:val="00CC737E"/>
    <w:rsid w:val="00CC7DEF"/>
    <w:rsid w:val="00CC7E35"/>
    <w:rsid w:val="00CD0271"/>
    <w:rsid w:val="00CD094D"/>
    <w:rsid w:val="00CD0CC4"/>
    <w:rsid w:val="00CD0CED"/>
    <w:rsid w:val="00CD0D6E"/>
    <w:rsid w:val="00CD107A"/>
    <w:rsid w:val="00CD1146"/>
    <w:rsid w:val="00CD11E3"/>
    <w:rsid w:val="00CD1689"/>
    <w:rsid w:val="00CD1902"/>
    <w:rsid w:val="00CD3154"/>
    <w:rsid w:val="00CD3B83"/>
    <w:rsid w:val="00CD4137"/>
    <w:rsid w:val="00CD4D88"/>
    <w:rsid w:val="00CD5097"/>
    <w:rsid w:val="00CD549F"/>
    <w:rsid w:val="00CD5CE6"/>
    <w:rsid w:val="00CD64DC"/>
    <w:rsid w:val="00CD663F"/>
    <w:rsid w:val="00CD6987"/>
    <w:rsid w:val="00CD7AAC"/>
    <w:rsid w:val="00CE0071"/>
    <w:rsid w:val="00CE03FD"/>
    <w:rsid w:val="00CE04CB"/>
    <w:rsid w:val="00CE070D"/>
    <w:rsid w:val="00CE08E5"/>
    <w:rsid w:val="00CE0AC6"/>
    <w:rsid w:val="00CE0B81"/>
    <w:rsid w:val="00CE11EE"/>
    <w:rsid w:val="00CE1DD6"/>
    <w:rsid w:val="00CE2EDB"/>
    <w:rsid w:val="00CE3455"/>
    <w:rsid w:val="00CE3556"/>
    <w:rsid w:val="00CE4405"/>
    <w:rsid w:val="00CE49CD"/>
    <w:rsid w:val="00CE49D0"/>
    <w:rsid w:val="00CE4A8B"/>
    <w:rsid w:val="00CE4F66"/>
    <w:rsid w:val="00CE5083"/>
    <w:rsid w:val="00CE5C6C"/>
    <w:rsid w:val="00CE5D40"/>
    <w:rsid w:val="00CE5D74"/>
    <w:rsid w:val="00CE5DD3"/>
    <w:rsid w:val="00CE64F7"/>
    <w:rsid w:val="00CE7015"/>
    <w:rsid w:val="00CE7239"/>
    <w:rsid w:val="00CE73FB"/>
    <w:rsid w:val="00CE7983"/>
    <w:rsid w:val="00CE7B00"/>
    <w:rsid w:val="00CF089A"/>
    <w:rsid w:val="00CF0EA2"/>
    <w:rsid w:val="00CF1543"/>
    <w:rsid w:val="00CF1589"/>
    <w:rsid w:val="00CF16A8"/>
    <w:rsid w:val="00CF1728"/>
    <w:rsid w:val="00CF173F"/>
    <w:rsid w:val="00CF182F"/>
    <w:rsid w:val="00CF24D7"/>
    <w:rsid w:val="00CF2622"/>
    <w:rsid w:val="00CF2D27"/>
    <w:rsid w:val="00CF30D3"/>
    <w:rsid w:val="00CF3510"/>
    <w:rsid w:val="00CF367E"/>
    <w:rsid w:val="00CF3AB4"/>
    <w:rsid w:val="00CF44C9"/>
    <w:rsid w:val="00CF4A96"/>
    <w:rsid w:val="00CF4DCD"/>
    <w:rsid w:val="00CF56CE"/>
    <w:rsid w:val="00CF5FC9"/>
    <w:rsid w:val="00CF6014"/>
    <w:rsid w:val="00CF69F9"/>
    <w:rsid w:val="00CF6CA5"/>
    <w:rsid w:val="00CF725B"/>
    <w:rsid w:val="00CF728E"/>
    <w:rsid w:val="00CF73F1"/>
    <w:rsid w:val="00CF75E3"/>
    <w:rsid w:val="00CF7646"/>
    <w:rsid w:val="00CF76CE"/>
    <w:rsid w:val="00CF7B2C"/>
    <w:rsid w:val="00CF7C45"/>
    <w:rsid w:val="00CF7C8D"/>
    <w:rsid w:val="00CF7D1E"/>
    <w:rsid w:val="00CF7E77"/>
    <w:rsid w:val="00D0083C"/>
    <w:rsid w:val="00D0084D"/>
    <w:rsid w:val="00D00958"/>
    <w:rsid w:val="00D00CE8"/>
    <w:rsid w:val="00D00E5E"/>
    <w:rsid w:val="00D0167A"/>
    <w:rsid w:val="00D02185"/>
    <w:rsid w:val="00D0308A"/>
    <w:rsid w:val="00D033A5"/>
    <w:rsid w:val="00D04198"/>
    <w:rsid w:val="00D04328"/>
    <w:rsid w:val="00D0499B"/>
    <w:rsid w:val="00D04EE0"/>
    <w:rsid w:val="00D04F7F"/>
    <w:rsid w:val="00D057B3"/>
    <w:rsid w:val="00D06DEE"/>
    <w:rsid w:val="00D0710A"/>
    <w:rsid w:val="00D108B1"/>
    <w:rsid w:val="00D111E4"/>
    <w:rsid w:val="00D11762"/>
    <w:rsid w:val="00D1192B"/>
    <w:rsid w:val="00D11A9D"/>
    <w:rsid w:val="00D11D5A"/>
    <w:rsid w:val="00D11F72"/>
    <w:rsid w:val="00D12D21"/>
    <w:rsid w:val="00D12E17"/>
    <w:rsid w:val="00D12E9B"/>
    <w:rsid w:val="00D135B5"/>
    <w:rsid w:val="00D1385E"/>
    <w:rsid w:val="00D13AD4"/>
    <w:rsid w:val="00D14204"/>
    <w:rsid w:val="00D14A9C"/>
    <w:rsid w:val="00D14B05"/>
    <w:rsid w:val="00D15B6D"/>
    <w:rsid w:val="00D16033"/>
    <w:rsid w:val="00D1606C"/>
    <w:rsid w:val="00D160F1"/>
    <w:rsid w:val="00D16430"/>
    <w:rsid w:val="00D16D72"/>
    <w:rsid w:val="00D16E2D"/>
    <w:rsid w:val="00D17187"/>
    <w:rsid w:val="00D173CC"/>
    <w:rsid w:val="00D17D12"/>
    <w:rsid w:val="00D17E7E"/>
    <w:rsid w:val="00D20134"/>
    <w:rsid w:val="00D2056E"/>
    <w:rsid w:val="00D20631"/>
    <w:rsid w:val="00D207AB"/>
    <w:rsid w:val="00D209DD"/>
    <w:rsid w:val="00D2165B"/>
    <w:rsid w:val="00D21D05"/>
    <w:rsid w:val="00D2299F"/>
    <w:rsid w:val="00D22A04"/>
    <w:rsid w:val="00D239A1"/>
    <w:rsid w:val="00D23C6E"/>
    <w:rsid w:val="00D23E93"/>
    <w:rsid w:val="00D23EEE"/>
    <w:rsid w:val="00D242E9"/>
    <w:rsid w:val="00D2472B"/>
    <w:rsid w:val="00D24AD8"/>
    <w:rsid w:val="00D24B7A"/>
    <w:rsid w:val="00D24F02"/>
    <w:rsid w:val="00D2503F"/>
    <w:rsid w:val="00D252E0"/>
    <w:rsid w:val="00D25C18"/>
    <w:rsid w:val="00D25FC6"/>
    <w:rsid w:val="00D26EA0"/>
    <w:rsid w:val="00D26F4E"/>
    <w:rsid w:val="00D272A2"/>
    <w:rsid w:val="00D2730D"/>
    <w:rsid w:val="00D27554"/>
    <w:rsid w:val="00D27612"/>
    <w:rsid w:val="00D276FF"/>
    <w:rsid w:val="00D27E72"/>
    <w:rsid w:val="00D27FE9"/>
    <w:rsid w:val="00D30261"/>
    <w:rsid w:val="00D30388"/>
    <w:rsid w:val="00D30537"/>
    <w:rsid w:val="00D30821"/>
    <w:rsid w:val="00D320A4"/>
    <w:rsid w:val="00D32199"/>
    <w:rsid w:val="00D326B6"/>
    <w:rsid w:val="00D32816"/>
    <w:rsid w:val="00D32F4F"/>
    <w:rsid w:val="00D33715"/>
    <w:rsid w:val="00D33D10"/>
    <w:rsid w:val="00D33D1F"/>
    <w:rsid w:val="00D3450B"/>
    <w:rsid w:val="00D36032"/>
    <w:rsid w:val="00D364D2"/>
    <w:rsid w:val="00D367E9"/>
    <w:rsid w:val="00D369A7"/>
    <w:rsid w:val="00D36D9F"/>
    <w:rsid w:val="00D371A9"/>
    <w:rsid w:val="00D40049"/>
    <w:rsid w:val="00D40880"/>
    <w:rsid w:val="00D41FED"/>
    <w:rsid w:val="00D420E9"/>
    <w:rsid w:val="00D429B2"/>
    <w:rsid w:val="00D42FBD"/>
    <w:rsid w:val="00D442D2"/>
    <w:rsid w:val="00D457C8"/>
    <w:rsid w:val="00D458DB"/>
    <w:rsid w:val="00D45F10"/>
    <w:rsid w:val="00D4621D"/>
    <w:rsid w:val="00D4624D"/>
    <w:rsid w:val="00D46E28"/>
    <w:rsid w:val="00D473FF"/>
    <w:rsid w:val="00D475E9"/>
    <w:rsid w:val="00D5020D"/>
    <w:rsid w:val="00D510A0"/>
    <w:rsid w:val="00D51EFE"/>
    <w:rsid w:val="00D527E6"/>
    <w:rsid w:val="00D5294B"/>
    <w:rsid w:val="00D53277"/>
    <w:rsid w:val="00D53A64"/>
    <w:rsid w:val="00D53EC3"/>
    <w:rsid w:val="00D5426F"/>
    <w:rsid w:val="00D552C7"/>
    <w:rsid w:val="00D55561"/>
    <w:rsid w:val="00D55896"/>
    <w:rsid w:val="00D55AD5"/>
    <w:rsid w:val="00D55DE1"/>
    <w:rsid w:val="00D56248"/>
    <w:rsid w:val="00D562F5"/>
    <w:rsid w:val="00D565C8"/>
    <w:rsid w:val="00D5675C"/>
    <w:rsid w:val="00D569AC"/>
    <w:rsid w:val="00D605DF"/>
    <w:rsid w:val="00D61F8E"/>
    <w:rsid w:val="00D622CE"/>
    <w:rsid w:val="00D626A3"/>
    <w:rsid w:val="00D62BFB"/>
    <w:rsid w:val="00D62E79"/>
    <w:rsid w:val="00D63009"/>
    <w:rsid w:val="00D6321C"/>
    <w:rsid w:val="00D63984"/>
    <w:rsid w:val="00D63CA5"/>
    <w:rsid w:val="00D63FC2"/>
    <w:rsid w:val="00D6477D"/>
    <w:rsid w:val="00D65072"/>
    <w:rsid w:val="00D661B8"/>
    <w:rsid w:val="00D663CE"/>
    <w:rsid w:val="00D66935"/>
    <w:rsid w:val="00D669AA"/>
    <w:rsid w:val="00D66A9C"/>
    <w:rsid w:val="00D66E39"/>
    <w:rsid w:val="00D66FD4"/>
    <w:rsid w:val="00D6765A"/>
    <w:rsid w:val="00D6774F"/>
    <w:rsid w:val="00D701B7"/>
    <w:rsid w:val="00D7080C"/>
    <w:rsid w:val="00D70864"/>
    <w:rsid w:val="00D70BCA"/>
    <w:rsid w:val="00D70FE1"/>
    <w:rsid w:val="00D7144D"/>
    <w:rsid w:val="00D7163C"/>
    <w:rsid w:val="00D7194D"/>
    <w:rsid w:val="00D71D6F"/>
    <w:rsid w:val="00D71D9D"/>
    <w:rsid w:val="00D720F2"/>
    <w:rsid w:val="00D723F6"/>
    <w:rsid w:val="00D729A6"/>
    <w:rsid w:val="00D72C99"/>
    <w:rsid w:val="00D7320A"/>
    <w:rsid w:val="00D73491"/>
    <w:rsid w:val="00D7593A"/>
    <w:rsid w:val="00D75EDC"/>
    <w:rsid w:val="00D76248"/>
    <w:rsid w:val="00D76552"/>
    <w:rsid w:val="00D76953"/>
    <w:rsid w:val="00D76D72"/>
    <w:rsid w:val="00D778EA"/>
    <w:rsid w:val="00D77FC9"/>
    <w:rsid w:val="00D803E8"/>
    <w:rsid w:val="00D80F2E"/>
    <w:rsid w:val="00D8154F"/>
    <w:rsid w:val="00D8172C"/>
    <w:rsid w:val="00D8212F"/>
    <w:rsid w:val="00D83390"/>
    <w:rsid w:val="00D834E6"/>
    <w:rsid w:val="00D83755"/>
    <w:rsid w:val="00D83E11"/>
    <w:rsid w:val="00D83F06"/>
    <w:rsid w:val="00D8409B"/>
    <w:rsid w:val="00D8434B"/>
    <w:rsid w:val="00D84615"/>
    <w:rsid w:val="00D85262"/>
    <w:rsid w:val="00D865D0"/>
    <w:rsid w:val="00D86C98"/>
    <w:rsid w:val="00D873D1"/>
    <w:rsid w:val="00D87417"/>
    <w:rsid w:val="00D876A7"/>
    <w:rsid w:val="00D87D77"/>
    <w:rsid w:val="00D90064"/>
    <w:rsid w:val="00D90A00"/>
    <w:rsid w:val="00D917FA"/>
    <w:rsid w:val="00D92914"/>
    <w:rsid w:val="00D93451"/>
    <w:rsid w:val="00D94C0E"/>
    <w:rsid w:val="00D95467"/>
    <w:rsid w:val="00D956FB"/>
    <w:rsid w:val="00D975EF"/>
    <w:rsid w:val="00D97703"/>
    <w:rsid w:val="00DA0316"/>
    <w:rsid w:val="00DA0389"/>
    <w:rsid w:val="00DA052B"/>
    <w:rsid w:val="00DA0695"/>
    <w:rsid w:val="00DA0A03"/>
    <w:rsid w:val="00DA11F5"/>
    <w:rsid w:val="00DA13C9"/>
    <w:rsid w:val="00DA1D33"/>
    <w:rsid w:val="00DA1E39"/>
    <w:rsid w:val="00DA245D"/>
    <w:rsid w:val="00DA2592"/>
    <w:rsid w:val="00DA297C"/>
    <w:rsid w:val="00DA31B7"/>
    <w:rsid w:val="00DA34F9"/>
    <w:rsid w:val="00DA3F18"/>
    <w:rsid w:val="00DA440B"/>
    <w:rsid w:val="00DA489D"/>
    <w:rsid w:val="00DA5283"/>
    <w:rsid w:val="00DA5512"/>
    <w:rsid w:val="00DA5BE9"/>
    <w:rsid w:val="00DA63F4"/>
    <w:rsid w:val="00DA6446"/>
    <w:rsid w:val="00DA68DB"/>
    <w:rsid w:val="00DA6CD8"/>
    <w:rsid w:val="00DB01E5"/>
    <w:rsid w:val="00DB1010"/>
    <w:rsid w:val="00DB11B9"/>
    <w:rsid w:val="00DB15FC"/>
    <w:rsid w:val="00DB1CA3"/>
    <w:rsid w:val="00DB1DA1"/>
    <w:rsid w:val="00DB20F7"/>
    <w:rsid w:val="00DB264F"/>
    <w:rsid w:val="00DB265F"/>
    <w:rsid w:val="00DB26FE"/>
    <w:rsid w:val="00DB361D"/>
    <w:rsid w:val="00DB376D"/>
    <w:rsid w:val="00DB3F0C"/>
    <w:rsid w:val="00DB416E"/>
    <w:rsid w:val="00DB4812"/>
    <w:rsid w:val="00DB4AE5"/>
    <w:rsid w:val="00DB4B16"/>
    <w:rsid w:val="00DB4B7D"/>
    <w:rsid w:val="00DB4C69"/>
    <w:rsid w:val="00DB56DC"/>
    <w:rsid w:val="00DB5C70"/>
    <w:rsid w:val="00DB6167"/>
    <w:rsid w:val="00DB6824"/>
    <w:rsid w:val="00DB6B1E"/>
    <w:rsid w:val="00DB6FE2"/>
    <w:rsid w:val="00DB710B"/>
    <w:rsid w:val="00DB7260"/>
    <w:rsid w:val="00DB7295"/>
    <w:rsid w:val="00DB7F14"/>
    <w:rsid w:val="00DC0361"/>
    <w:rsid w:val="00DC0AD0"/>
    <w:rsid w:val="00DC0E13"/>
    <w:rsid w:val="00DC0F3B"/>
    <w:rsid w:val="00DC1228"/>
    <w:rsid w:val="00DC1244"/>
    <w:rsid w:val="00DC16C6"/>
    <w:rsid w:val="00DC16DA"/>
    <w:rsid w:val="00DC2A70"/>
    <w:rsid w:val="00DC2A89"/>
    <w:rsid w:val="00DC2D6D"/>
    <w:rsid w:val="00DC3932"/>
    <w:rsid w:val="00DC3F8A"/>
    <w:rsid w:val="00DC42CC"/>
    <w:rsid w:val="00DC4905"/>
    <w:rsid w:val="00DC56E4"/>
    <w:rsid w:val="00DC577C"/>
    <w:rsid w:val="00DC5D3F"/>
    <w:rsid w:val="00DC61F2"/>
    <w:rsid w:val="00DC76B6"/>
    <w:rsid w:val="00DC7CB8"/>
    <w:rsid w:val="00DC7DF2"/>
    <w:rsid w:val="00DD003C"/>
    <w:rsid w:val="00DD03AA"/>
    <w:rsid w:val="00DD0A2D"/>
    <w:rsid w:val="00DD1062"/>
    <w:rsid w:val="00DD1279"/>
    <w:rsid w:val="00DD1413"/>
    <w:rsid w:val="00DD254C"/>
    <w:rsid w:val="00DD2571"/>
    <w:rsid w:val="00DD281E"/>
    <w:rsid w:val="00DD28B7"/>
    <w:rsid w:val="00DD2969"/>
    <w:rsid w:val="00DD2983"/>
    <w:rsid w:val="00DD2D14"/>
    <w:rsid w:val="00DD3BB9"/>
    <w:rsid w:val="00DD430E"/>
    <w:rsid w:val="00DD4819"/>
    <w:rsid w:val="00DD49B5"/>
    <w:rsid w:val="00DD4ADF"/>
    <w:rsid w:val="00DD536E"/>
    <w:rsid w:val="00DD538A"/>
    <w:rsid w:val="00DD5CCC"/>
    <w:rsid w:val="00DD6000"/>
    <w:rsid w:val="00DD6996"/>
    <w:rsid w:val="00DD69CA"/>
    <w:rsid w:val="00DD6AB2"/>
    <w:rsid w:val="00DD7200"/>
    <w:rsid w:val="00DD73D5"/>
    <w:rsid w:val="00DD74C5"/>
    <w:rsid w:val="00DD798E"/>
    <w:rsid w:val="00DD7C06"/>
    <w:rsid w:val="00DE095C"/>
    <w:rsid w:val="00DE0BD0"/>
    <w:rsid w:val="00DE0CF0"/>
    <w:rsid w:val="00DE0E28"/>
    <w:rsid w:val="00DE2359"/>
    <w:rsid w:val="00DE26AE"/>
    <w:rsid w:val="00DE2DC2"/>
    <w:rsid w:val="00DE30CF"/>
    <w:rsid w:val="00DE3115"/>
    <w:rsid w:val="00DE33E9"/>
    <w:rsid w:val="00DE3864"/>
    <w:rsid w:val="00DE3B5D"/>
    <w:rsid w:val="00DE3C65"/>
    <w:rsid w:val="00DE3E4C"/>
    <w:rsid w:val="00DE4725"/>
    <w:rsid w:val="00DE4C91"/>
    <w:rsid w:val="00DE5233"/>
    <w:rsid w:val="00DE5C59"/>
    <w:rsid w:val="00DE6167"/>
    <w:rsid w:val="00DE6407"/>
    <w:rsid w:val="00DE6CB8"/>
    <w:rsid w:val="00DE7336"/>
    <w:rsid w:val="00DE759E"/>
    <w:rsid w:val="00DE7BAF"/>
    <w:rsid w:val="00DE7BD0"/>
    <w:rsid w:val="00DE7CF4"/>
    <w:rsid w:val="00DE7E2F"/>
    <w:rsid w:val="00DE7E6C"/>
    <w:rsid w:val="00DF02C2"/>
    <w:rsid w:val="00DF04A5"/>
    <w:rsid w:val="00DF07C5"/>
    <w:rsid w:val="00DF0CC9"/>
    <w:rsid w:val="00DF12AC"/>
    <w:rsid w:val="00DF1623"/>
    <w:rsid w:val="00DF1CEF"/>
    <w:rsid w:val="00DF4609"/>
    <w:rsid w:val="00DF462E"/>
    <w:rsid w:val="00DF4D11"/>
    <w:rsid w:val="00DF4FE1"/>
    <w:rsid w:val="00DF569F"/>
    <w:rsid w:val="00DF5ACB"/>
    <w:rsid w:val="00DF60BA"/>
    <w:rsid w:val="00DF66F7"/>
    <w:rsid w:val="00DF6C0B"/>
    <w:rsid w:val="00DF6C97"/>
    <w:rsid w:val="00DF6C9C"/>
    <w:rsid w:val="00DF7071"/>
    <w:rsid w:val="00DF7A9F"/>
    <w:rsid w:val="00DF7C1A"/>
    <w:rsid w:val="00E000F1"/>
    <w:rsid w:val="00E005AF"/>
    <w:rsid w:val="00E00948"/>
    <w:rsid w:val="00E01008"/>
    <w:rsid w:val="00E01B4D"/>
    <w:rsid w:val="00E01D8F"/>
    <w:rsid w:val="00E01EE6"/>
    <w:rsid w:val="00E0212D"/>
    <w:rsid w:val="00E02B07"/>
    <w:rsid w:val="00E03615"/>
    <w:rsid w:val="00E0402B"/>
    <w:rsid w:val="00E0457E"/>
    <w:rsid w:val="00E04735"/>
    <w:rsid w:val="00E04A5A"/>
    <w:rsid w:val="00E04A93"/>
    <w:rsid w:val="00E056F1"/>
    <w:rsid w:val="00E059CB"/>
    <w:rsid w:val="00E05F3F"/>
    <w:rsid w:val="00E06414"/>
    <w:rsid w:val="00E07253"/>
    <w:rsid w:val="00E11092"/>
    <w:rsid w:val="00E111F5"/>
    <w:rsid w:val="00E1183B"/>
    <w:rsid w:val="00E12277"/>
    <w:rsid w:val="00E141D9"/>
    <w:rsid w:val="00E1440E"/>
    <w:rsid w:val="00E147D9"/>
    <w:rsid w:val="00E14D13"/>
    <w:rsid w:val="00E15382"/>
    <w:rsid w:val="00E16555"/>
    <w:rsid w:val="00E16E29"/>
    <w:rsid w:val="00E16E7E"/>
    <w:rsid w:val="00E1773D"/>
    <w:rsid w:val="00E17754"/>
    <w:rsid w:val="00E20008"/>
    <w:rsid w:val="00E217D3"/>
    <w:rsid w:val="00E21D1C"/>
    <w:rsid w:val="00E21D8D"/>
    <w:rsid w:val="00E22287"/>
    <w:rsid w:val="00E22CA1"/>
    <w:rsid w:val="00E2338B"/>
    <w:rsid w:val="00E23A32"/>
    <w:rsid w:val="00E24254"/>
    <w:rsid w:val="00E2460C"/>
    <w:rsid w:val="00E2471D"/>
    <w:rsid w:val="00E24E53"/>
    <w:rsid w:val="00E2575F"/>
    <w:rsid w:val="00E26186"/>
    <w:rsid w:val="00E26399"/>
    <w:rsid w:val="00E266DC"/>
    <w:rsid w:val="00E27428"/>
    <w:rsid w:val="00E277A8"/>
    <w:rsid w:val="00E277BD"/>
    <w:rsid w:val="00E303F1"/>
    <w:rsid w:val="00E30484"/>
    <w:rsid w:val="00E30EE2"/>
    <w:rsid w:val="00E313B6"/>
    <w:rsid w:val="00E31FF3"/>
    <w:rsid w:val="00E3225C"/>
    <w:rsid w:val="00E32ED9"/>
    <w:rsid w:val="00E330CB"/>
    <w:rsid w:val="00E334C5"/>
    <w:rsid w:val="00E33851"/>
    <w:rsid w:val="00E33878"/>
    <w:rsid w:val="00E339C6"/>
    <w:rsid w:val="00E33A9D"/>
    <w:rsid w:val="00E33D8C"/>
    <w:rsid w:val="00E34898"/>
    <w:rsid w:val="00E357B7"/>
    <w:rsid w:val="00E3582C"/>
    <w:rsid w:val="00E3675D"/>
    <w:rsid w:val="00E36B50"/>
    <w:rsid w:val="00E36C46"/>
    <w:rsid w:val="00E36E11"/>
    <w:rsid w:val="00E37074"/>
    <w:rsid w:val="00E3750E"/>
    <w:rsid w:val="00E37C17"/>
    <w:rsid w:val="00E40368"/>
    <w:rsid w:val="00E40AAB"/>
    <w:rsid w:val="00E40BD0"/>
    <w:rsid w:val="00E418D9"/>
    <w:rsid w:val="00E41A35"/>
    <w:rsid w:val="00E42377"/>
    <w:rsid w:val="00E424A2"/>
    <w:rsid w:val="00E43C0D"/>
    <w:rsid w:val="00E440F9"/>
    <w:rsid w:val="00E44388"/>
    <w:rsid w:val="00E44A4B"/>
    <w:rsid w:val="00E45248"/>
    <w:rsid w:val="00E46DA2"/>
    <w:rsid w:val="00E47231"/>
    <w:rsid w:val="00E472E3"/>
    <w:rsid w:val="00E47B3E"/>
    <w:rsid w:val="00E47BC6"/>
    <w:rsid w:val="00E50121"/>
    <w:rsid w:val="00E50158"/>
    <w:rsid w:val="00E510DD"/>
    <w:rsid w:val="00E521D6"/>
    <w:rsid w:val="00E52E9F"/>
    <w:rsid w:val="00E53430"/>
    <w:rsid w:val="00E535EF"/>
    <w:rsid w:val="00E53A85"/>
    <w:rsid w:val="00E54524"/>
    <w:rsid w:val="00E557AA"/>
    <w:rsid w:val="00E55BC9"/>
    <w:rsid w:val="00E5625D"/>
    <w:rsid w:val="00E574EA"/>
    <w:rsid w:val="00E57888"/>
    <w:rsid w:val="00E578B9"/>
    <w:rsid w:val="00E57983"/>
    <w:rsid w:val="00E57BCC"/>
    <w:rsid w:val="00E57F5F"/>
    <w:rsid w:val="00E6003A"/>
    <w:rsid w:val="00E610D6"/>
    <w:rsid w:val="00E6116E"/>
    <w:rsid w:val="00E61D04"/>
    <w:rsid w:val="00E6202F"/>
    <w:rsid w:val="00E62189"/>
    <w:rsid w:val="00E633F3"/>
    <w:rsid w:val="00E63DA3"/>
    <w:rsid w:val="00E64AB6"/>
    <w:rsid w:val="00E652F9"/>
    <w:rsid w:val="00E65879"/>
    <w:rsid w:val="00E65E81"/>
    <w:rsid w:val="00E66A60"/>
    <w:rsid w:val="00E67B6C"/>
    <w:rsid w:val="00E67D2B"/>
    <w:rsid w:val="00E7011F"/>
    <w:rsid w:val="00E71523"/>
    <w:rsid w:val="00E7182B"/>
    <w:rsid w:val="00E718C6"/>
    <w:rsid w:val="00E71A28"/>
    <w:rsid w:val="00E71EEE"/>
    <w:rsid w:val="00E7203B"/>
    <w:rsid w:val="00E72166"/>
    <w:rsid w:val="00E7283F"/>
    <w:rsid w:val="00E728FD"/>
    <w:rsid w:val="00E73199"/>
    <w:rsid w:val="00E732DA"/>
    <w:rsid w:val="00E734F4"/>
    <w:rsid w:val="00E73C25"/>
    <w:rsid w:val="00E74476"/>
    <w:rsid w:val="00E74DE8"/>
    <w:rsid w:val="00E75320"/>
    <w:rsid w:val="00E75922"/>
    <w:rsid w:val="00E761D7"/>
    <w:rsid w:val="00E76605"/>
    <w:rsid w:val="00E80194"/>
    <w:rsid w:val="00E8024F"/>
    <w:rsid w:val="00E80513"/>
    <w:rsid w:val="00E80842"/>
    <w:rsid w:val="00E81BBC"/>
    <w:rsid w:val="00E82440"/>
    <w:rsid w:val="00E82670"/>
    <w:rsid w:val="00E834AB"/>
    <w:rsid w:val="00E834EE"/>
    <w:rsid w:val="00E83680"/>
    <w:rsid w:val="00E84227"/>
    <w:rsid w:val="00E84BBB"/>
    <w:rsid w:val="00E84E48"/>
    <w:rsid w:val="00E84E85"/>
    <w:rsid w:val="00E85642"/>
    <w:rsid w:val="00E86175"/>
    <w:rsid w:val="00E86310"/>
    <w:rsid w:val="00E86476"/>
    <w:rsid w:val="00E86890"/>
    <w:rsid w:val="00E8692D"/>
    <w:rsid w:val="00E8720F"/>
    <w:rsid w:val="00E8733F"/>
    <w:rsid w:val="00E8769F"/>
    <w:rsid w:val="00E87AFB"/>
    <w:rsid w:val="00E903BC"/>
    <w:rsid w:val="00E9047F"/>
    <w:rsid w:val="00E90C4C"/>
    <w:rsid w:val="00E90E64"/>
    <w:rsid w:val="00E9106D"/>
    <w:rsid w:val="00E9106E"/>
    <w:rsid w:val="00E918DD"/>
    <w:rsid w:val="00E9291E"/>
    <w:rsid w:val="00E93027"/>
    <w:rsid w:val="00E93188"/>
    <w:rsid w:val="00E940EB"/>
    <w:rsid w:val="00E94C6E"/>
    <w:rsid w:val="00E95115"/>
    <w:rsid w:val="00E952D0"/>
    <w:rsid w:val="00E9543A"/>
    <w:rsid w:val="00E95E52"/>
    <w:rsid w:val="00E95EB5"/>
    <w:rsid w:val="00E96001"/>
    <w:rsid w:val="00E97B1D"/>
    <w:rsid w:val="00EA084F"/>
    <w:rsid w:val="00EA0879"/>
    <w:rsid w:val="00EA0CE2"/>
    <w:rsid w:val="00EA0E68"/>
    <w:rsid w:val="00EA12C3"/>
    <w:rsid w:val="00EA1428"/>
    <w:rsid w:val="00EA1C56"/>
    <w:rsid w:val="00EA1E30"/>
    <w:rsid w:val="00EA21FB"/>
    <w:rsid w:val="00EA288C"/>
    <w:rsid w:val="00EA2F68"/>
    <w:rsid w:val="00EA3992"/>
    <w:rsid w:val="00EA3D2D"/>
    <w:rsid w:val="00EA417C"/>
    <w:rsid w:val="00EA452B"/>
    <w:rsid w:val="00EA4820"/>
    <w:rsid w:val="00EA4EC8"/>
    <w:rsid w:val="00EA51EE"/>
    <w:rsid w:val="00EA64BE"/>
    <w:rsid w:val="00EA6CDE"/>
    <w:rsid w:val="00EA7FB1"/>
    <w:rsid w:val="00EB0B63"/>
    <w:rsid w:val="00EB1B1A"/>
    <w:rsid w:val="00EB2259"/>
    <w:rsid w:val="00EB2899"/>
    <w:rsid w:val="00EB2D96"/>
    <w:rsid w:val="00EB2E65"/>
    <w:rsid w:val="00EB2F3B"/>
    <w:rsid w:val="00EB304F"/>
    <w:rsid w:val="00EB3E1A"/>
    <w:rsid w:val="00EB42D8"/>
    <w:rsid w:val="00EB45B2"/>
    <w:rsid w:val="00EB4D02"/>
    <w:rsid w:val="00EB55A2"/>
    <w:rsid w:val="00EB642C"/>
    <w:rsid w:val="00EB7291"/>
    <w:rsid w:val="00EC027B"/>
    <w:rsid w:val="00EC0663"/>
    <w:rsid w:val="00EC0889"/>
    <w:rsid w:val="00EC0FC7"/>
    <w:rsid w:val="00EC2044"/>
    <w:rsid w:val="00EC233D"/>
    <w:rsid w:val="00EC3086"/>
    <w:rsid w:val="00EC30EC"/>
    <w:rsid w:val="00EC33CE"/>
    <w:rsid w:val="00EC3707"/>
    <w:rsid w:val="00EC3921"/>
    <w:rsid w:val="00EC3A23"/>
    <w:rsid w:val="00EC3BE4"/>
    <w:rsid w:val="00EC3E1E"/>
    <w:rsid w:val="00EC4396"/>
    <w:rsid w:val="00EC4B71"/>
    <w:rsid w:val="00EC56D0"/>
    <w:rsid w:val="00EC5B83"/>
    <w:rsid w:val="00EC5E08"/>
    <w:rsid w:val="00EC770F"/>
    <w:rsid w:val="00ED0869"/>
    <w:rsid w:val="00ED0EB7"/>
    <w:rsid w:val="00ED0F38"/>
    <w:rsid w:val="00ED1528"/>
    <w:rsid w:val="00ED1D83"/>
    <w:rsid w:val="00ED377E"/>
    <w:rsid w:val="00ED38D1"/>
    <w:rsid w:val="00ED3FC9"/>
    <w:rsid w:val="00ED4138"/>
    <w:rsid w:val="00ED4A11"/>
    <w:rsid w:val="00ED4D43"/>
    <w:rsid w:val="00ED517F"/>
    <w:rsid w:val="00ED56FF"/>
    <w:rsid w:val="00ED5FB9"/>
    <w:rsid w:val="00ED6595"/>
    <w:rsid w:val="00ED6A41"/>
    <w:rsid w:val="00ED7104"/>
    <w:rsid w:val="00ED73BE"/>
    <w:rsid w:val="00ED74A7"/>
    <w:rsid w:val="00ED7A3F"/>
    <w:rsid w:val="00ED7F2A"/>
    <w:rsid w:val="00EE0738"/>
    <w:rsid w:val="00EE0A53"/>
    <w:rsid w:val="00EE1DA0"/>
    <w:rsid w:val="00EE1E10"/>
    <w:rsid w:val="00EE20CD"/>
    <w:rsid w:val="00EE2395"/>
    <w:rsid w:val="00EE2448"/>
    <w:rsid w:val="00EE29B2"/>
    <w:rsid w:val="00EE2D60"/>
    <w:rsid w:val="00EE3034"/>
    <w:rsid w:val="00EE3079"/>
    <w:rsid w:val="00EE333C"/>
    <w:rsid w:val="00EE4514"/>
    <w:rsid w:val="00EE50A8"/>
    <w:rsid w:val="00EE517A"/>
    <w:rsid w:val="00EE5DA1"/>
    <w:rsid w:val="00EE5F26"/>
    <w:rsid w:val="00EE5F4D"/>
    <w:rsid w:val="00EE638F"/>
    <w:rsid w:val="00EE6519"/>
    <w:rsid w:val="00EE69B9"/>
    <w:rsid w:val="00EE7EA1"/>
    <w:rsid w:val="00EE7F0C"/>
    <w:rsid w:val="00EF05AA"/>
    <w:rsid w:val="00EF0810"/>
    <w:rsid w:val="00EF09FA"/>
    <w:rsid w:val="00EF11EF"/>
    <w:rsid w:val="00EF11FF"/>
    <w:rsid w:val="00EF1E8C"/>
    <w:rsid w:val="00EF212A"/>
    <w:rsid w:val="00EF2131"/>
    <w:rsid w:val="00EF3F64"/>
    <w:rsid w:val="00EF4491"/>
    <w:rsid w:val="00EF4B3D"/>
    <w:rsid w:val="00EF4B9D"/>
    <w:rsid w:val="00EF504C"/>
    <w:rsid w:val="00EF52D9"/>
    <w:rsid w:val="00EF5AC5"/>
    <w:rsid w:val="00EF5CA4"/>
    <w:rsid w:val="00EF5CCB"/>
    <w:rsid w:val="00EF7194"/>
    <w:rsid w:val="00EF7399"/>
    <w:rsid w:val="00EF73CD"/>
    <w:rsid w:val="00EF7813"/>
    <w:rsid w:val="00F0004F"/>
    <w:rsid w:val="00F0046A"/>
    <w:rsid w:val="00F004C5"/>
    <w:rsid w:val="00F0061E"/>
    <w:rsid w:val="00F0082A"/>
    <w:rsid w:val="00F008A7"/>
    <w:rsid w:val="00F011F3"/>
    <w:rsid w:val="00F013D1"/>
    <w:rsid w:val="00F01E1C"/>
    <w:rsid w:val="00F020C4"/>
    <w:rsid w:val="00F0367E"/>
    <w:rsid w:val="00F03879"/>
    <w:rsid w:val="00F040D4"/>
    <w:rsid w:val="00F045C4"/>
    <w:rsid w:val="00F0495C"/>
    <w:rsid w:val="00F04E48"/>
    <w:rsid w:val="00F04F7D"/>
    <w:rsid w:val="00F07A99"/>
    <w:rsid w:val="00F07DF9"/>
    <w:rsid w:val="00F07F5F"/>
    <w:rsid w:val="00F1009D"/>
    <w:rsid w:val="00F10376"/>
    <w:rsid w:val="00F10631"/>
    <w:rsid w:val="00F108B4"/>
    <w:rsid w:val="00F111FD"/>
    <w:rsid w:val="00F11687"/>
    <w:rsid w:val="00F11C62"/>
    <w:rsid w:val="00F127E3"/>
    <w:rsid w:val="00F129AC"/>
    <w:rsid w:val="00F13559"/>
    <w:rsid w:val="00F13775"/>
    <w:rsid w:val="00F143C7"/>
    <w:rsid w:val="00F14DE4"/>
    <w:rsid w:val="00F15187"/>
    <w:rsid w:val="00F15D27"/>
    <w:rsid w:val="00F15E63"/>
    <w:rsid w:val="00F16111"/>
    <w:rsid w:val="00F16270"/>
    <w:rsid w:val="00F1627B"/>
    <w:rsid w:val="00F16905"/>
    <w:rsid w:val="00F16A67"/>
    <w:rsid w:val="00F16BAC"/>
    <w:rsid w:val="00F172E2"/>
    <w:rsid w:val="00F1768C"/>
    <w:rsid w:val="00F17831"/>
    <w:rsid w:val="00F17917"/>
    <w:rsid w:val="00F204D9"/>
    <w:rsid w:val="00F207C9"/>
    <w:rsid w:val="00F208CB"/>
    <w:rsid w:val="00F20AD7"/>
    <w:rsid w:val="00F20BE7"/>
    <w:rsid w:val="00F20EF0"/>
    <w:rsid w:val="00F20F07"/>
    <w:rsid w:val="00F21661"/>
    <w:rsid w:val="00F21CD2"/>
    <w:rsid w:val="00F22C6C"/>
    <w:rsid w:val="00F23285"/>
    <w:rsid w:val="00F23DAB"/>
    <w:rsid w:val="00F23E82"/>
    <w:rsid w:val="00F2478E"/>
    <w:rsid w:val="00F25B24"/>
    <w:rsid w:val="00F25C89"/>
    <w:rsid w:val="00F260A2"/>
    <w:rsid w:val="00F2659F"/>
    <w:rsid w:val="00F26640"/>
    <w:rsid w:val="00F26818"/>
    <w:rsid w:val="00F26E38"/>
    <w:rsid w:val="00F2726F"/>
    <w:rsid w:val="00F272C0"/>
    <w:rsid w:val="00F27D76"/>
    <w:rsid w:val="00F30018"/>
    <w:rsid w:val="00F30105"/>
    <w:rsid w:val="00F30759"/>
    <w:rsid w:val="00F307C8"/>
    <w:rsid w:val="00F30AFC"/>
    <w:rsid w:val="00F30B42"/>
    <w:rsid w:val="00F30BF0"/>
    <w:rsid w:val="00F315DC"/>
    <w:rsid w:val="00F31FE1"/>
    <w:rsid w:val="00F3201D"/>
    <w:rsid w:val="00F3206A"/>
    <w:rsid w:val="00F321F4"/>
    <w:rsid w:val="00F33C68"/>
    <w:rsid w:val="00F348CE"/>
    <w:rsid w:val="00F348D7"/>
    <w:rsid w:val="00F3511F"/>
    <w:rsid w:val="00F354F9"/>
    <w:rsid w:val="00F3568A"/>
    <w:rsid w:val="00F35918"/>
    <w:rsid w:val="00F35B38"/>
    <w:rsid w:val="00F36B72"/>
    <w:rsid w:val="00F36C09"/>
    <w:rsid w:val="00F37283"/>
    <w:rsid w:val="00F37AA4"/>
    <w:rsid w:val="00F37EE2"/>
    <w:rsid w:val="00F40020"/>
    <w:rsid w:val="00F40038"/>
    <w:rsid w:val="00F4031F"/>
    <w:rsid w:val="00F40965"/>
    <w:rsid w:val="00F40BE7"/>
    <w:rsid w:val="00F41171"/>
    <w:rsid w:val="00F417AA"/>
    <w:rsid w:val="00F42C1E"/>
    <w:rsid w:val="00F4395B"/>
    <w:rsid w:val="00F43C72"/>
    <w:rsid w:val="00F43E20"/>
    <w:rsid w:val="00F4515B"/>
    <w:rsid w:val="00F45377"/>
    <w:rsid w:val="00F459CD"/>
    <w:rsid w:val="00F461C8"/>
    <w:rsid w:val="00F467F6"/>
    <w:rsid w:val="00F47970"/>
    <w:rsid w:val="00F47E6A"/>
    <w:rsid w:val="00F52249"/>
    <w:rsid w:val="00F52B81"/>
    <w:rsid w:val="00F53D02"/>
    <w:rsid w:val="00F542C3"/>
    <w:rsid w:val="00F54566"/>
    <w:rsid w:val="00F5478C"/>
    <w:rsid w:val="00F54B6C"/>
    <w:rsid w:val="00F555F8"/>
    <w:rsid w:val="00F557FB"/>
    <w:rsid w:val="00F55C2E"/>
    <w:rsid w:val="00F573C4"/>
    <w:rsid w:val="00F57744"/>
    <w:rsid w:val="00F60C1A"/>
    <w:rsid w:val="00F60E9A"/>
    <w:rsid w:val="00F62036"/>
    <w:rsid w:val="00F6210B"/>
    <w:rsid w:val="00F624FC"/>
    <w:rsid w:val="00F62841"/>
    <w:rsid w:val="00F62923"/>
    <w:rsid w:val="00F62B1C"/>
    <w:rsid w:val="00F63028"/>
    <w:rsid w:val="00F63755"/>
    <w:rsid w:val="00F63841"/>
    <w:rsid w:val="00F63EBC"/>
    <w:rsid w:val="00F647C7"/>
    <w:rsid w:val="00F6492F"/>
    <w:rsid w:val="00F64D93"/>
    <w:rsid w:val="00F64EC5"/>
    <w:rsid w:val="00F65234"/>
    <w:rsid w:val="00F65367"/>
    <w:rsid w:val="00F65FFA"/>
    <w:rsid w:val="00F6612A"/>
    <w:rsid w:val="00F66D62"/>
    <w:rsid w:val="00F6704F"/>
    <w:rsid w:val="00F7099D"/>
    <w:rsid w:val="00F70BA4"/>
    <w:rsid w:val="00F710EC"/>
    <w:rsid w:val="00F71586"/>
    <w:rsid w:val="00F717FD"/>
    <w:rsid w:val="00F72013"/>
    <w:rsid w:val="00F72265"/>
    <w:rsid w:val="00F72F62"/>
    <w:rsid w:val="00F732EE"/>
    <w:rsid w:val="00F73663"/>
    <w:rsid w:val="00F736C1"/>
    <w:rsid w:val="00F73A3D"/>
    <w:rsid w:val="00F745C5"/>
    <w:rsid w:val="00F74720"/>
    <w:rsid w:val="00F74A35"/>
    <w:rsid w:val="00F7540B"/>
    <w:rsid w:val="00F756C2"/>
    <w:rsid w:val="00F75DB5"/>
    <w:rsid w:val="00F77130"/>
    <w:rsid w:val="00F77ED4"/>
    <w:rsid w:val="00F80071"/>
    <w:rsid w:val="00F80195"/>
    <w:rsid w:val="00F80372"/>
    <w:rsid w:val="00F80752"/>
    <w:rsid w:val="00F80B9C"/>
    <w:rsid w:val="00F80FA0"/>
    <w:rsid w:val="00F81375"/>
    <w:rsid w:val="00F81491"/>
    <w:rsid w:val="00F814A9"/>
    <w:rsid w:val="00F8176F"/>
    <w:rsid w:val="00F81913"/>
    <w:rsid w:val="00F81999"/>
    <w:rsid w:val="00F81D60"/>
    <w:rsid w:val="00F821D3"/>
    <w:rsid w:val="00F82B55"/>
    <w:rsid w:val="00F82F49"/>
    <w:rsid w:val="00F8306C"/>
    <w:rsid w:val="00F8377A"/>
    <w:rsid w:val="00F83C7C"/>
    <w:rsid w:val="00F85125"/>
    <w:rsid w:val="00F85F39"/>
    <w:rsid w:val="00F86074"/>
    <w:rsid w:val="00F8629A"/>
    <w:rsid w:val="00F86412"/>
    <w:rsid w:val="00F86527"/>
    <w:rsid w:val="00F866E1"/>
    <w:rsid w:val="00F86F3B"/>
    <w:rsid w:val="00F872D8"/>
    <w:rsid w:val="00F873B6"/>
    <w:rsid w:val="00F874D0"/>
    <w:rsid w:val="00F901BD"/>
    <w:rsid w:val="00F9178E"/>
    <w:rsid w:val="00F92886"/>
    <w:rsid w:val="00F929C5"/>
    <w:rsid w:val="00F92D17"/>
    <w:rsid w:val="00F92D3D"/>
    <w:rsid w:val="00F935C8"/>
    <w:rsid w:val="00F93A20"/>
    <w:rsid w:val="00F93E3C"/>
    <w:rsid w:val="00F94069"/>
    <w:rsid w:val="00F94B6E"/>
    <w:rsid w:val="00F94EBD"/>
    <w:rsid w:val="00F953BA"/>
    <w:rsid w:val="00F9596E"/>
    <w:rsid w:val="00F9606B"/>
    <w:rsid w:val="00F969CB"/>
    <w:rsid w:val="00F9716B"/>
    <w:rsid w:val="00F9718D"/>
    <w:rsid w:val="00F97EC5"/>
    <w:rsid w:val="00FA032C"/>
    <w:rsid w:val="00FA04B6"/>
    <w:rsid w:val="00FA07F9"/>
    <w:rsid w:val="00FA0C05"/>
    <w:rsid w:val="00FA196E"/>
    <w:rsid w:val="00FA1A94"/>
    <w:rsid w:val="00FA289F"/>
    <w:rsid w:val="00FA29DA"/>
    <w:rsid w:val="00FA5495"/>
    <w:rsid w:val="00FA5549"/>
    <w:rsid w:val="00FA656C"/>
    <w:rsid w:val="00FA67A5"/>
    <w:rsid w:val="00FA6A02"/>
    <w:rsid w:val="00FA6C25"/>
    <w:rsid w:val="00FA72A1"/>
    <w:rsid w:val="00FA72F4"/>
    <w:rsid w:val="00FA79F7"/>
    <w:rsid w:val="00FA7B7C"/>
    <w:rsid w:val="00FA7BA0"/>
    <w:rsid w:val="00FB01E3"/>
    <w:rsid w:val="00FB120F"/>
    <w:rsid w:val="00FB2175"/>
    <w:rsid w:val="00FB2478"/>
    <w:rsid w:val="00FB2615"/>
    <w:rsid w:val="00FB2724"/>
    <w:rsid w:val="00FB27AB"/>
    <w:rsid w:val="00FB2ACF"/>
    <w:rsid w:val="00FB346D"/>
    <w:rsid w:val="00FB39A2"/>
    <w:rsid w:val="00FB3AF7"/>
    <w:rsid w:val="00FB3C4D"/>
    <w:rsid w:val="00FB4A8D"/>
    <w:rsid w:val="00FB507F"/>
    <w:rsid w:val="00FB5146"/>
    <w:rsid w:val="00FB5355"/>
    <w:rsid w:val="00FB5F29"/>
    <w:rsid w:val="00FB615E"/>
    <w:rsid w:val="00FB6C2C"/>
    <w:rsid w:val="00FB6D22"/>
    <w:rsid w:val="00FB6E6E"/>
    <w:rsid w:val="00FB6EED"/>
    <w:rsid w:val="00FB7C34"/>
    <w:rsid w:val="00FC18C6"/>
    <w:rsid w:val="00FC1B8B"/>
    <w:rsid w:val="00FC1C27"/>
    <w:rsid w:val="00FC2369"/>
    <w:rsid w:val="00FC2B2D"/>
    <w:rsid w:val="00FC2E2B"/>
    <w:rsid w:val="00FC32CD"/>
    <w:rsid w:val="00FC36FE"/>
    <w:rsid w:val="00FC3D50"/>
    <w:rsid w:val="00FC41A5"/>
    <w:rsid w:val="00FC4265"/>
    <w:rsid w:val="00FC446D"/>
    <w:rsid w:val="00FC44AA"/>
    <w:rsid w:val="00FC4581"/>
    <w:rsid w:val="00FC45AB"/>
    <w:rsid w:val="00FC4CA7"/>
    <w:rsid w:val="00FC5DB7"/>
    <w:rsid w:val="00FC5DF9"/>
    <w:rsid w:val="00FC5EAB"/>
    <w:rsid w:val="00FC6271"/>
    <w:rsid w:val="00FC6312"/>
    <w:rsid w:val="00FC66FF"/>
    <w:rsid w:val="00FC6C48"/>
    <w:rsid w:val="00FC7446"/>
    <w:rsid w:val="00FC7449"/>
    <w:rsid w:val="00FC74F0"/>
    <w:rsid w:val="00FC757B"/>
    <w:rsid w:val="00FC75FA"/>
    <w:rsid w:val="00FC7941"/>
    <w:rsid w:val="00FC7B20"/>
    <w:rsid w:val="00FD03B2"/>
    <w:rsid w:val="00FD07EB"/>
    <w:rsid w:val="00FD0AA6"/>
    <w:rsid w:val="00FD1922"/>
    <w:rsid w:val="00FD285C"/>
    <w:rsid w:val="00FD35C6"/>
    <w:rsid w:val="00FD36DB"/>
    <w:rsid w:val="00FD44B8"/>
    <w:rsid w:val="00FD5492"/>
    <w:rsid w:val="00FD5ACA"/>
    <w:rsid w:val="00FD6B99"/>
    <w:rsid w:val="00FD6D05"/>
    <w:rsid w:val="00FD7B33"/>
    <w:rsid w:val="00FD7EB5"/>
    <w:rsid w:val="00FD7F5D"/>
    <w:rsid w:val="00FE017F"/>
    <w:rsid w:val="00FE085F"/>
    <w:rsid w:val="00FE0D79"/>
    <w:rsid w:val="00FE1093"/>
    <w:rsid w:val="00FE130C"/>
    <w:rsid w:val="00FE18AA"/>
    <w:rsid w:val="00FE1B98"/>
    <w:rsid w:val="00FE1DFF"/>
    <w:rsid w:val="00FE1E12"/>
    <w:rsid w:val="00FE2169"/>
    <w:rsid w:val="00FE22FA"/>
    <w:rsid w:val="00FE27BF"/>
    <w:rsid w:val="00FE2886"/>
    <w:rsid w:val="00FE2F91"/>
    <w:rsid w:val="00FE3130"/>
    <w:rsid w:val="00FE34CF"/>
    <w:rsid w:val="00FE34EE"/>
    <w:rsid w:val="00FE4047"/>
    <w:rsid w:val="00FE4231"/>
    <w:rsid w:val="00FE4708"/>
    <w:rsid w:val="00FE4880"/>
    <w:rsid w:val="00FE4E8E"/>
    <w:rsid w:val="00FE5BEC"/>
    <w:rsid w:val="00FE605B"/>
    <w:rsid w:val="00FE6A6B"/>
    <w:rsid w:val="00FE6E3F"/>
    <w:rsid w:val="00FE7BBC"/>
    <w:rsid w:val="00FE7BBE"/>
    <w:rsid w:val="00FE7BF2"/>
    <w:rsid w:val="00FE7D00"/>
    <w:rsid w:val="00FF02E6"/>
    <w:rsid w:val="00FF110B"/>
    <w:rsid w:val="00FF2446"/>
    <w:rsid w:val="00FF3ABA"/>
    <w:rsid w:val="00FF427E"/>
    <w:rsid w:val="00FF482F"/>
    <w:rsid w:val="00FF5838"/>
    <w:rsid w:val="00FF5E17"/>
    <w:rsid w:val="00FF5FAB"/>
    <w:rsid w:val="00FF6181"/>
    <w:rsid w:val="00FF649B"/>
    <w:rsid w:val="00FF67BA"/>
    <w:rsid w:val="00FF69AD"/>
    <w:rsid w:val="00FF6CFA"/>
    <w:rsid w:val="00FF6DEA"/>
    <w:rsid w:val="00FF74AC"/>
    <w:rsid w:val="00FF7F6E"/>
    <w:rsid w:val="0211291E"/>
    <w:rsid w:val="027433E3"/>
    <w:rsid w:val="02BF15A4"/>
    <w:rsid w:val="02EA4873"/>
    <w:rsid w:val="042042C5"/>
    <w:rsid w:val="04E62A91"/>
    <w:rsid w:val="052120A3"/>
    <w:rsid w:val="052D0A21"/>
    <w:rsid w:val="056D6C1F"/>
    <w:rsid w:val="06F23CF7"/>
    <w:rsid w:val="072F16B5"/>
    <w:rsid w:val="07723089"/>
    <w:rsid w:val="08147C9D"/>
    <w:rsid w:val="082D4437"/>
    <w:rsid w:val="0865499C"/>
    <w:rsid w:val="0A560A40"/>
    <w:rsid w:val="0AA61253"/>
    <w:rsid w:val="0AFC6962"/>
    <w:rsid w:val="0B487E3D"/>
    <w:rsid w:val="0B584344"/>
    <w:rsid w:val="0BAB6506"/>
    <w:rsid w:val="0C2D757F"/>
    <w:rsid w:val="0C321039"/>
    <w:rsid w:val="0C4B5C57"/>
    <w:rsid w:val="0C4B68F0"/>
    <w:rsid w:val="0C782D8D"/>
    <w:rsid w:val="0C9F6C89"/>
    <w:rsid w:val="0D452A72"/>
    <w:rsid w:val="0E15651D"/>
    <w:rsid w:val="0E925DBF"/>
    <w:rsid w:val="0EF16F8A"/>
    <w:rsid w:val="0F04162A"/>
    <w:rsid w:val="0F4254DB"/>
    <w:rsid w:val="0F586024"/>
    <w:rsid w:val="104C0E51"/>
    <w:rsid w:val="106F18A1"/>
    <w:rsid w:val="1102547E"/>
    <w:rsid w:val="111D5E14"/>
    <w:rsid w:val="115D3DA3"/>
    <w:rsid w:val="12890E20"/>
    <w:rsid w:val="13547AE7"/>
    <w:rsid w:val="13A50343"/>
    <w:rsid w:val="13AC16D1"/>
    <w:rsid w:val="14060DE1"/>
    <w:rsid w:val="141554C8"/>
    <w:rsid w:val="1418091E"/>
    <w:rsid w:val="14F214CB"/>
    <w:rsid w:val="15151215"/>
    <w:rsid w:val="153A3533"/>
    <w:rsid w:val="156206A5"/>
    <w:rsid w:val="15753071"/>
    <w:rsid w:val="15CA22E2"/>
    <w:rsid w:val="17D47448"/>
    <w:rsid w:val="17EA65DF"/>
    <w:rsid w:val="188B22ED"/>
    <w:rsid w:val="18965E67"/>
    <w:rsid w:val="19153875"/>
    <w:rsid w:val="19826B1B"/>
    <w:rsid w:val="1A240213"/>
    <w:rsid w:val="1A676352"/>
    <w:rsid w:val="1A756CC1"/>
    <w:rsid w:val="1AC15A62"/>
    <w:rsid w:val="1ADE7EDD"/>
    <w:rsid w:val="1B3A3A66"/>
    <w:rsid w:val="1E0317BC"/>
    <w:rsid w:val="1E5518C7"/>
    <w:rsid w:val="1E926723"/>
    <w:rsid w:val="1EA47B74"/>
    <w:rsid w:val="1EE2069D"/>
    <w:rsid w:val="1FA94D17"/>
    <w:rsid w:val="1FB42039"/>
    <w:rsid w:val="20112FE8"/>
    <w:rsid w:val="210C1A01"/>
    <w:rsid w:val="21E14C3C"/>
    <w:rsid w:val="21E519A1"/>
    <w:rsid w:val="225E215B"/>
    <w:rsid w:val="22F16713"/>
    <w:rsid w:val="23D031BA"/>
    <w:rsid w:val="24966DF1"/>
    <w:rsid w:val="24B6415E"/>
    <w:rsid w:val="24D12D46"/>
    <w:rsid w:val="24DD5B8E"/>
    <w:rsid w:val="26543C2E"/>
    <w:rsid w:val="26F64CE5"/>
    <w:rsid w:val="27054F28"/>
    <w:rsid w:val="27A44741"/>
    <w:rsid w:val="27C941A8"/>
    <w:rsid w:val="28D63020"/>
    <w:rsid w:val="292C16FB"/>
    <w:rsid w:val="29312005"/>
    <w:rsid w:val="294F25A3"/>
    <w:rsid w:val="295C0B0C"/>
    <w:rsid w:val="299D3B3E"/>
    <w:rsid w:val="29E74DB9"/>
    <w:rsid w:val="2A862824"/>
    <w:rsid w:val="2AE06F02"/>
    <w:rsid w:val="2B4F70BA"/>
    <w:rsid w:val="2BD870AF"/>
    <w:rsid w:val="2C256D18"/>
    <w:rsid w:val="2E767362"/>
    <w:rsid w:val="2ECC0BDF"/>
    <w:rsid w:val="2EEA15D4"/>
    <w:rsid w:val="326078AB"/>
    <w:rsid w:val="326A2A2B"/>
    <w:rsid w:val="32DA55F0"/>
    <w:rsid w:val="33C00B55"/>
    <w:rsid w:val="33E34843"/>
    <w:rsid w:val="33EB36F8"/>
    <w:rsid w:val="340F5638"/>
    <w:rsid w:val="343C3BE2"/>
    <w:rsid w:val="3477346D"/>
    <w:rsid w:val="34A57D4B"/>
    <w:rsid w:val="34BD5094"/>
    <w:rsid w:val="34C90D1F"/>
    <w:rsid w:val="3566572C"/>
    <w:rsid w:val="36050D3D"/>
    <w:rsid w:val="36625EF3"/>
    <w:rsid w:val="367D1510"/>
    <w:rsid w:val="36F32FEF"/>
    <w:rsid w:val="38B16CBE"/>
    <w:rsid w:val="38FF3ECD"/>
    <w:rsid w:val="396401D4"/>
    <w:rsid w:val="39A86313"/>
    <w:rsid w:val="39DC0787"/>
    <w:rsid w:val="3ABE1B66"/>
    <w:rsid w:val="3B084B8F"/>
    <w:rsid w:val="3B253993"/>
    <w:rsid w:val="3B732951"/>
    <w:rsid w:val="3C9C1A33"/>
    <w:rsid w:val="3CA60B04"/>
    <w:rsid w:val="3D715629"/>
    <w:rsid w:val="3DCE0AD4"/>
    <w:rsid w:val="3E817840"/>
    <w:rsid w:val="3EC57D08"/>
    <w:rsid w:val="42D71A17"/>
    <w:rsid w:val="438C2802"/>
    <w:rsid w:val="449D0A3E"/>
    <w:rsid w:val="44BE3E24"/>
    <w:rsid w:val="45390767"/>
    <w:rsid w:val="4545107A"/>
    <w:rsid w:val="45C344D5"/>
    <w:rsid w:val="45EA380F"/>
    <w:rsid w:val="45F34C3F"/>
    <w:rsid w:val="46601D24"/>
    <w:rsid w:val="46CE3CF5"/>
    <w:rsid w:val="46F255FE"/>
    <w:rsid w:val="47174AD8"/>
    <w:rsid w:val="47A619B8"/>
    <w:rsid w:val="47F361DC"/>
    <w:rsid w:val="480B3707"/>
    <w:rsid w:val="4884619D"/>
    <w:rsid w:val="49012F8B"/>
    <w:rsid w:val="49204B5B"/>
    <w:rsid w:val="49437090"/>
    <w:rsid w:val="495564A8"/>
    <w:rsid w:val="49ED1B20"/>
    <w:rsid w:val="4B3B3E64"/>
    <w:rsid w:val="4B44740D"/>
    <w:rsid w:val="4BAF3531"/>
    <w:rsid w:val="4BD31A76"/>
    <w:rsid w:val="4BDC009E"/>
    <w:rsid w:val="4C800A2A"/>
    <w:rsid w:val="4C9269AF"/>
    <w:rsid w:val="4CE511D4"/>
    <w:rsid w:val="4D186EB4"/>
    <w:rsid w:val="4EBC7D13"/>
    <w:rsid w:val="4FF52D6F"/>
    <w:rsid w:val="505C355C"/>
    <w:rsid w:val="506348EA"/>
    <w:rsid w:val="517B2014"/>
    <w:rsid w:val="5248023B"/>
    <w:rsid w:val="525A7F6F"/>
    <w:rsid w:val="528B5FB8"/>
    <w:rsid w:val="530879CB"/>
    <w:rsid w:val="532D000B"/>
    <w:rsid w:val="5422686A"/>
    <w:rsid w:val="549C661D"/>
    <w:rsid w:val="55913CA7"/>
    <w:rsid w:val="55C027DF"/>
    <w:rsid w:val="56A31EE4"/>
    <w:rsid w:val="57A37B5C"/>
    <w:rsid w:val="57AD28EF"/>
    <w:rsid w:val="57C01F87"/>
    <w:rsid w:val="580544D9"/>
    <w:rsid w:val="5823575E"/>
    <w:rsid w:val="588B2C30"/>
    <w:rsid w:val="58E539C3"/>
    <w:rsid w:val="58E6255C"/>
    <w:rsid w:val="594A6647"/>
    <w:rsid w:val="59657925"/>
    <w:rsid w:val="5B5B6CF8"/>
    <w:rsid w:val="5BA1276A"/>
    <w:rsid w:val="5C0F32C4"/>
    <w:rsid w:val="5CEE26DD"/>
    <w:rsid w:val="5CF73FCA"/>
    <w:rsid w:val="5DA86032"/>
    <w:rsid w:val="5E59732C"/>
    <w:rsid w:val="5EBC55EC"/>
    <w:rsid w:val="5EDA046D"/>
    <w:rsid w:val="5F7B0E2A"/>
    <w:rsid w:val="5F9D272D"/>
    <w:rsid w:val="601E438A"/>
    <w:rsid w:val="608A7C71"/>
    <w:rsid w:val="60E43825"/>
    <w:rsid w:val="61151C31"/>
    <w:rsid w:val="62B31701"/>
    <w:rsid w:val="632443AD"/>
    <w:rsid w:val="6335141E"/>
    <w:rsid w:val="63780255"/>
    <w:rsid w:val="647C6CC8"/>
    <w:rsid w:val="64963088"/>
    <w:rsid w:val="64EE470E"/>
    <w:rsid w:val="64F45CC6"/>
    <w:rsid w:val="65717652"/>
    <w:rsid w:val="65B6205D"/>
    <w:rsid w:val="662E109F"/>
    <w:rsid w:val="66315F19"/>
    <w:rsid w:val="664408C2"/>
    <w:rsid w:val="665D59E4"/>
    <w:rsid w:val="667302D5"/>
    <w:rsid w:val="66754F1F"/>
    <w:rsid w:val="66807B4C"/>
    <w:rsid w:val="66EE1238"/>
    <w:rsid w:val="670047E9"/>
    <w:rsid w:val="675A65EF"/>
    <w:rsid w:val="67804D2B"/>
    <w:rsid w:val="67C65A33"/>
    <w:rsid w:val="68112A26"/>
    <w:rsid w:val="68142C42"/>
    <w:rsid w:val="684B2853"/>
    <w:rsid w:val="68DC1286"/>
    <w:rsid w:val="68EB3277"/>
    <w:rsid w:val="691C78D4"/>
    <w:rsid w:val="69625237"/>
    <w:rsid w:val="69733998"/>
    <w:rsid w:val="6A0B1E23"/>
    <w:rsid w:val="6A5E59A4"/>
    <w:rsid w:val="6B3210D8"/>
    <w:rsid w:val="6B8E2CAD"/>
    <w:rsid w:val="6BBA58AE"/>
    <w:rsid w:val="6BC32289"/>
    <w:rsid w:val="6BF46439"/>
    <w:rsid w:val="6C044D7B"/>
    <w:rsid w:val="6C6B4DFB"/>
    <w:rsid w:val="6CCD4FBC"/>
    <w:rsid w:val="6E494CC8"/>
    <w:rsid w:val="6E781A51"/>
    <w:rsid w:val="6E7A7577"/>
    <w:rsid w:val="6E8E40FA"/>
    <w:rsid w:val="6EB47E89"/>
    <w:rsid w:val="6F7A41BD"/>
    <w:rsid w:val="708F54EC"/>
    <w:rsid w:val="70BC3E77"/>
    <w:rsid w:val="71A1306D"/>
    <w:rsid w:val="71AA0173"/>
    <w:rsid w:val="72775937"/>
    <w:rsid w:val="72D03C09"/>
    <w:rsid w:val="72D8486C"/>
    <w:rsid w:val="72F83160"/>
    <w:rsid w:val="734343DB"/>
    <w:rsid w:val="73535858"/>
    <w:rsid w:val="73AB3D2F"/>
    <w:rsid w:val="73CE5E43"/>
    <w:rsid w:val="74CF1C9F"/>
    <w:rsid w:val="753A180E"/>
    <w:rsid w:val="75ED7121"/>
    <w:rsid w:val="76F12BB2"/>
    <w:rsid w:val="771739AE"/>
    <w:rsid w:val="780110AE"/>
    <w:rsid w:val="7837644C"/>
    <w:rsid w:val="784D42DC"/>
    <w:rsid w:val="79986B03"/>
    <w:rsid w:val="79F521A7"/>
    <w:rsid w:val="7A4F2DB3"/>
    <w:rsid w:val="7B1E128A"/>
    <w:rsid w:val="7B317100"/>
    <w:rsid w:val="7B3206AC"/>
    <w:rsid w:val="7B486307"/>
    <w:rsid w:val="7C336FB7"/>
    <w:rsid w:val="7CE540D5"/>
    <w:rsid w:val="7D172435"/>
    <w:rsid w:val="7D5E0064"/>
    <w:rsid w:val="7DE759D7"/>
    <w:rsid w:val="7E2E6078"/>
    <w:rsid w:val="7E5F5E41"/>
    <w:rsid w:val="7EA744EE"/>
    <w:rsid w:val="7EAB552B"/>
    <w:rsid w:val="7F050659"/>
    <w:rsid w:val="7F113439"/>
    <w:rsid w:val="7F196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widowControl w:val="0"/>
      <w:spacing w:before="240" w:after="120" w:line="360" w:lineRule="auto"/>
      <w:outlineLvl w:val="0"/>
    </w:pPr>
    <w:rPr>
      <w:rFonts w:ascii="宋体" w:hAnsi="宋体" w:eastAsia="宋体" w:cs="宋体"/>
      <w:b/>
      <w:bCs/>
      <w:kern w:val="44"/>
      <w:sz w:val="24"/>
      <w:szCs w:val="30"/>
      <w:lang w:val="en-US" w:eastAsia="zh-CN" w:bidi="ar-SA"/>
    </w:rPr>
  </w:style>
  <w:style w:type="paragraph" w:styleId="3">
    <w:name w:val="heading 2"/>
    <w:next w:val="4"/>
    <w:unhideWhenUsed/>
    <w:qFormat/>
    <w:uiPriority w:val="9"/>
    <w:pPr>
      <w:widowControl w:val="0"/>
      <w:spacing w:before="120" w:after="120" w:line="360" w:lineRule="auto"/>
      <w:outlineLvl w:val="1"/>
    </w:pPr>
    <w:rPr>
      <w:rFonts w:ascii="Times New Roman" w:hAnsi="Times New Roman" w:eastAsia="宋体" w:cs="Times New Roman"/>
      <w:b/>
      <w:sz w:val="24"/>
      <w:lang w:val="en-US" w:eastAsia="zh-CN" w:bidi="ar-SA"/>
    </w:rPr>
  </w:style>
  <w:style w:type="paragraph" w:styleId="5">
    <w:name w:val="heading 3"/>
    <w:next w:val="4"/>
    <w:link w:val="40"/>
    <w:unhideWhenUsed/>
    <w:qFormat/>
    <w:uiPriority w:val="9"/>
    <w:pPr>
      <w:widowControl w:val="0"/>
      <w:spacing w:after="120" w:line="300" w:lineRule="auto"/>
      <w:outlineLvl w:val="2"/>
    </w:pPr>
    <w:rPr>
      <w:rFonts w:ascii="Times New Roman" w:hAnsi="Times New Roman" w:eastAsia="宋体" w:cs="Times New Roman"/>
      <w:sz w:val="24"/>
      <w:lang w:val="en-US" w:eastAsia="zh-CN" w:bidi="ar-SA"/>
    </w:rPr>
  </w:style>
  <w:style w:type="paragraph" w:styleId="6">
    <w:name w:val="heading 4"/>
    <w:next w:val="4"/>
    <w:link w:val="39"/>
    <w:unhideWhenUsed/>
    <w:qFormat/>
    <w:uiPriority w:val="9"/>
    <w:pPr>
      <w:widowControl w:val="0"/>
      <w:spacing w:after="120" w:line="300" w:lineRule="auto"/>
      <w:outlineLvl w:val="3"/>
    </w:pPr>
    <w:rPr>
      <w:rFonts w:ascii="Times New Roman" w:hAnsi="Times New Roman" w:eastAsia="宋体" w:cs="Times New Roman"/>
      <w:sz w:val="24"/>
      <w:lang w:val="en-US" w:eastAsia="zh-CN" w:bidi="ar-SA"/>
    </w:rPr>
  </w:style>
  <w:style w:type="paragraph" w:styleId="7">
    <w:name w:val="heading 5"/>
    <w:next w:val="1"/>
    <w:semiHidden/>
    <w:unhideWhenUsed/>
    <w:qFormat/>
    <w:uiPriority w:val="0"/>
    <w:pPr>
      <w:spacing w:after="120" w:line="300" w:lineRule="auto"/>
      <w:outlineLvl w:val="4"/>
    </w:pPr>
    <w:rPr>
      <w:rFonts w:ascii="Times New Roman" w:hAnsi="Times New Roman" w:eastAsia="宋体" w:cs="Times New Roman"/>
      <w:sz w:val="24"/>
      <w:lang w:val="en-US" w:eastAsia="zh-CN" w:bidi="ar-SA"/>
    </w:rPr>
  </w:style>
  <w:style w:type="paragraph" w:styleId="8">
    <w:name w:val="heading 6"/>
    <w:next w:val="1"/>
    <w:semiHidden/>
    <w:unhideWhenUsed/>
    <w:qFormat/>
    <w:uiPriority w:val="0"/>
    <w:pPr>
      <w:spacing w:after="120" w:line="300" w:lineRule="auto"/>
      <w:outlineLvl w:val="5"/>
    </w:pPr>
    <w:rPr>
      <w:rFonts w:ascii="Times New Roman" w:hAnsi="Times New Roman" w:eastAsia="宋体" w:cs="Times New Roman"/>
      <w:sz w:val="24"/>
      <w:lang w:val="en-US" w:eastAsia="zh-CN" w:bidi="ar-SA"/>
    </w:rPr>
  </w:style>
  <w:style w:type="paragraph" w:styleId="9">
    <w:name w:val="heading 7"/>
    <w:next w:val="1"/>
    <w:semiHidden/>
    <w:unhideWhenUsed/>
    <w:qFormat/>
    <w:uiPriority w:val="0"/>
    <w:pPr>
      <w:spacing w:after="120" w:line="300" w:lineRule="auto"/>
      <w:outlineLvl w:val="6"/>
    </w:pPr>
    <w:rPr>
      <w:rFonts w:ascii="Times New Roman" w:hAnsi="Times New Roman" w:eastAsia="宋体" w:cs="Times New Roman"/>
      <w:sz w:val="24"/>
      <w:lang w:val="en-US" w:eastAsia="zh-CN" w:bidi="ar-SA"/>
    </w:rPr>
  </w:style>
  <w:style w:type="paragraph" w:styleId="10">
    <w:name w:val="heading 8"/>
    <w:next w:val="1"/>
    <w:semiHidden/>
    <w:unhideWhenUsed/>
    <w:qFormat/>
    <w:uiPriority w:val="0"/>
    <w:pPr>
      <w:spacing w:after="120" w:line="300" w:lineRule="auto"/>
      <w:outlineLvl w:val="7"/>
    </w:pPr>
    <w:rPr>
      <w:rFonts w:ascii="Times New Roman" w:hAnsi="Times New Roman" w:eastAsia="宋体" w:cs="Times New Roman"/>
      <w:sz w:val="24"/>
      <w:lang w:val="en-US" w:eastAsia="zh-CN" w:bidi="ar-SA"/>
    </w:rPr>
  </w:style>
  <w:style w:type="paragraph" w:styleId="11">
    <w:name w:val="heading 9"/>
    <w:next w:val="1"/>
    <w:semiHidden/>
    <w:unhideWhenUsed/>
    <w:qFormat/>
    <w:uiPriority w:val="0"/>
    <w:pPr>
      <w:spacing w:after="120" w:line="300" w:lineRule="auto"/>
      <w:outlineLvl w:val="8"/>
    </w:pPr>
    <w:rPr>
      <w:rFonts w:ascii="Times New Roman" w:hAnsi="Times New Roman" w:eastAsia="宋体" w:cs="Times New Roman"/>
      <w:sz w:val="24"/>
      <w:lang w:val="en-US" w:eastAsia="zh-CN" w:bidi="ar-SA"/>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4">
    <w:name w:val="Body Text"/>
    <w:qFormat/>
    <w:uiPriority w:val="0"/>
    <w:pPr>
      <w:spacing w:after="120" w:line="300" w:lineRule="auto"/>
      <w:ind w:firstLine="420" w:firstLineChars="200"/>
    </w:pPr>
    <w:rPr>
      <w:rFonts w:ascii="Times New Roman" w:hAnsi="Times New Roman" w:eastAsia="宋体" w:cs="Times New Roman"/>
      <w:sz w:val="24"/>
      <w:lang w:val="en-US" w:eastAsia="zh-CN" w:bidi="ar-SA"/>
    </w:rPr>
  </w:style>
  <w:style w:type="paragraph" w:styleId="12">
    <w:name w:val="caption"/>
    <w:basedOn w:val="1"/>
    <w:link w:val="43"/>
    <w:qFormat/>
    <w:uiPriority w:val="0"/>
    <w:pPr>
      <w:spacing w:after="120"/>
    </w:pPr>
    <w:rPr>
      <w:i/>
    </w:rPr>
  </w:style>
  <w:style w:type="paragraph" w:styleId="13">
    <w:name w:val="annotation text"/>
    <w:basedOn w:val="1"/>
    <w:semiHidden/>
    <w:qFormat/>
    <w:uiPriority w:val="0"/>
    <w:pPr>
      <w:jc w:val="left"/>
    </w:pPr>
  </w:style>
  <w:style w:type="paragraph" w:styleId="14">
    <w:name w:val="Block Text"/>
    <w:basedOn w:val="4"/>
    <w:next w:val="4"/>
    <w:unhideWhenUsed/>
    <w:qFormat/>
    <w:uiPriority w:val="9"/>
    <w:pPr>
      <w:spacing w:before="100" w:after="100"/>
      <w:ind w:left="480" w:right="480"/>
    </w:pPr>
  </w:style>
  <w:style w:type="paragraph" w:styleId="15">
    <w:name w:val="Date"/>
    <w:basedOn w:val="1"/>
    <w:next w:val="1"/>
    <w:link w:val="35"/>
    <w:qFormat/>
    <w:uiPriority w:val="0"/>
    <w:pPr>
      <w:ind w:left="100" w:leftChars="2500"/>
    </w:pPr>
  </w:style>
  <w:style w:type="paragraph" w:styleId="16">
    <w:name w:val="Balloon Text"/>
    <w:basedOn w:val="1"/>
    <w:semiHidden/>
    <w:qFormat/>
    <w:uiPriority w:val="0"/>
    <w:rPr>
      <w:sz w:val="18"/>
      <w:szCs w:val="18"/>
    </w:rPr>
  </w:style>
  <w:style w:type="paragraph" w:styleId="17">
    <w:name w:val="footer"/>
    <w:basedOn w:val="1"/>
    <w:link w:val="32"/>
    <w:qFormat/>
    <w:uiPriority w:val="0"/>
    <w:pPr>
      <w:tabs>
        <w:tab w:val="center" w:pos="4153"/>
        <w:tab w:val="right" w:pos="8306"/>
      </w:tabs>
      <w:snapToGrid w:val="0"/>
      <w:jc w:val="left"/>
    </w:pPr>
    <w:rPr>
      <w:sz w:val="18"/>
      <w:szCs w:val="18"/>
    </w:rPr>
  </w:style>
  <w:style w:type="paragraph" w:styleId="18">
    <w:name w:val="header"/>
    <w:basedOn w:val="1"/>
    <w:link w:val="3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Subtitle"/>
    <w:qFormat/>
    <w:uiPriority w:val="0"/>
    <w:pPr>
      <w:widowControl w:val="0"/>
      <w:spacing w:before="120" w:after="240" w:line="360" w:lineRule="auto"/>
      <w:jc w:val="center"/>
    </w:pPr>
    <w:rPr>
      <w:rFonts w:ascii="Calibri" w:hAnsi="Calibri" w:eastAsia="宋体" w:cs="Times New Roman"/>
      <w:b/>
      <w:kern w:val="28"/>
      <w:sz w:val="24"/>
      <w:lang w:val="en-US" w:eastAsia="zh-CN" w:bidi="ar-SA"/>
    </w:rPr>
  </w:style>
  <w:style w:type="paragraph" w:styleId="21">
    <w:name w:val="footnote text"/>
    <w:basedOn w:val="1"/>
    <w:semiHidden/>
    <w:qFormat/>
    <w:uiPriority w:val="0"/>
    <w:pPr>
      <w:snapToGrid w:val="0"/>
      <w:jc w:val="left"/>
    </w:pPr>
    <w:rPr>
      <w:sz w:val="18"/>
      <w:szCs w:val="18"/>
    </w:rPr>
  </w:style>
  <w:style w:type="paragraph" w:styleId="22">
    <w:name w:val="Title"/>
    <w:qFormat/>
    <w:uiPriority w:val="0"/>
    <w:pPr>
      <w:widowControl w:val="0"/>
      <w:spacing w:line="360" w:lineRule="auto"/>
      <w:jc w:val="center"/>
    </w:pPr>
    <w:rPr>
      <w:rFonts w:ascii="Times New Roman" w:hAnsi="Times New Roman" w:eastAsia="黑体" w:cs="Times New Roman"/>
      <w:sz w:val="44"/>
      <w:lang w:val="en-US" w:eastAsia="zh-CN" w:bidi="ar-SA"/>
    </w:rPr>
  </w:style>
  <w:style w:type="paragraph" w:styleId="23">
    <w:name w:val="annotation subject"/>
    <w:basedOn w:val="13"/>
    <w:next w:val="13"/>
    <w:semiHidden/>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character" w:styleId="29">
    <w:name w:val="footnote reference"/>
    <w:semiHidden/>
    <w:qFormat/>
    <w:uiPriority w:val="0"/>
    <w:rPr>
      <w:vertAlign w:val="superscript"/>
    </w:rPr>
  </w:style>
  <w:style w:type="character" w:customStyle="1" w:styleId="30">
    <w:name w:val="font31"/>
    <w:qFormat/>
    <w:uiPriority w:val="0"/>
    <w:rPr>
      <w:rFonts w:hint="eastAsia" w:ascii="宋体" w:hAnsi="宋体" w:eastAsia="宋体" w:cs="宋体"/>
      <w:color w:val="00B0F0"/>
      <w:sz w:val="22"/>
      <w:szCs w:val="22"/>
      <w:u w:val="none"/>
    </w:rPr>
  </w:style>
  <w:style w:type="character" w:customStyle="1" w:styleId="31">
    <w:name w:val="页眉 字符"/>
    <w:link w:val="18"/>
    <w:qFormat/>
    <w:uiPriority w:val="0"/>
    <w:rPr>
      <w:kern w:val="2"/>
      <w:sz w:val="18"/>
      <w:szCs w:val="18"/>
    </w:rPr>
  </w:style>
  <w:style w:type="character" w:customStyle="1" w:styleId="32">
    <w:name w:val="页脚 字符"/>
    <w:link w:val="17"/>
    <w:qFormat/>
    <w:uiPriority w:val="0"/>
    <w:rPr>
      <w:kern w:val="2"/>
      <w:sz w:val="18"/>
      <w:szCs w:val="18"/>
    </w:rPr>
  </w:style>
  <w:style w:type="character" w:customStyle="1" w:styleId="33">
    <w:name w:val="font71"/>
    <w:qFormat/>
    <w:uiPriority w:val="0"/>
    <w:rPr>
      <w:rFonts w:hint="eastAsia" w:ascii="宋体" w:hAnsi="宋体" w:eastAsia="宋体" w:cs="宋体"/>
      <w:color w:val="000000"/>
      <w:sz w:val="22"/>
      <w:szCs w:val="22"/>
      <w:u w:val="none"/>
    </w:rPr>
  </w:style>
  <w:style w:type="character" w:customStyle="1" w:styleId="34">
    <w:name w:val="font41"/>
    <w:qFormat/>
    <w:uiPriority w:val="0"/>
    <w:rPr>
      <w:rFonts w:hint="eastAsia" w:ascii="宋体" w:hAnsi="宋体" w:eastAsia="宋体" w:cs="宋体"/>
      <w:b/>
      <w:color w:val="FF0000"/>
      <w:sz w:val="22"/>
      <w:szCs w:val="22"/>
      <w:u w:val="none"/>
    </w:rPr>
  </w:style>
  <w:style w:type="character" w:customStyle="1" w:styleId="35">
    <w:name w:val="日期 字符"/>
    <w:link w:val="15"/>
    <w:qFormat/>
    <w:uiPriority w:val="0"/>
    <w:rPr>
      <w:kern w:val="2"/>
      <w:sz w:val="21"/>
      <w:szCs w:val="24"/>
    </w:rPr>
  </w:style>
  <w:style w:type="paragraph" w:customStyle="1" w:styleId="36">
    <w:name w:val="First Paragraph"/>
    <w:basedOn w:val="4"/>
    <w:next w:val="4"/>
    <w:qFormat/>
    <w:uiPriority w:val="0"/>
  </w:style>
  <w:style w:type="paragraph" w:customStyle="1" w:styleId="37">
    <w:name w:val="Compact"/>
    <w:basedOn w:val="4"/>
    <w:qFormat/>
    <w:uiPriority w:val="0"/>
    <w:pPr>
      <w:spacing w:before="36" w:after="36"/>
    </w:pPr>
  </w:style>
  <w:style w:type="table" w:customStyle="1" w:styleId="38">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39">
    <w:name w:val="标题 4 字符"/>
    <w:basedOn w:val="26"/>
    <w:link w:val="6"/>
    <w:semiHidden/>
    <w:qFormat/>
    <w:uiPriority w:val="9"/>
    <w:rPr>
      <w:rFonts w:eastAsia="等线 Light" w:cs="Times New Roman"/>
      <w:i/>
      <w:iCs/>
      <w:color w:val="0F4761"/>
    </w:rPr>
  </w:style>
  <w:style w:type="character" w:customStyle="1" w:styleId="40">
    <w:name w:val="标题 3 字符"/>
    <w:basedOn w:val="26"/>
    <w:link w:val="5"/>
    <w:semiHidden/>
    <w:qFormat/>
    <w:uiPriority w:val="9"/>
    <w:rPr>
      <w:rFonts w:eastAsia="等线 Light" w:cs="Times New Roman"/>
      <w:color w:val="0F4761"/>
      <w:sz w:val="28"/>
      <w:szCs w:val="28"/>
    </w:rPr>
  </w:style>
  <w:style w:type="paragraph" w:customStyle="1" w:styleId="41">
    <w:name w:val="Source Code"/>
    <w:basedOn w:val="1"/>
    <w:link w:val="42"/>
    <w:qFormat/>
    <w:uiPriority w:val="0"/>
    <w:pPr>
      <w:wordWrap w:val="0"/>
    </w:pPr>
  </w:style>
  <w:style w:type="character" w:customStyle="1" w:styleId="42">
    <w:name w:val="Verbatim Char"/>
    <w:basedOn w:val="43"/>
    <w:link w:val="41"/>
    <w:qFormat/>
    <w:uiPriority w:val="0"/>
  </w:style>
  <w:style w:type="character" w:customStyle="1" w:styleId="43">
    <w:name w:val="题注 字符"/>
    <w:basedOn w:val="26"/>
    <w:link w:val="12"/>
    <w:qFormat/>
    <w:uiPriority w:val="0"/>
    <w:rPr>
      <w:i/>
    </w:rPr>
  </w:style>
  <w:style w:type="paragraph" w:customStyle="1" w:styleId="44">
    <w:name w:val="附录标题"/>
    <w:next w:val="1"/>
    <w:qFormat/>
    <w:uiPriority w:val="0"/>
    <w:pPr>
      <w:widowControl w:val="0"/>
      <w:spacing w:before="240" w:after="120" w:line="360" w:lineRule="auto"/>
      <w:outlineLvl w:val="0"/>
    </w:pPr>
    <w:rPr>
      <w:rFonts w:ascii="Times New Roman" w:hAnsi="Times New Roman" w:eastAsia="宋体" w:cs="Times New Roman"/>
      <w:b/>
      <w:sz w:val="24"/>
      <w:lang w:val="en-US" w:eastAsia="zh-CN" w:bidi="ar-SA"/>
    </w:rPr>
  </w:style>
  <w:style w:type="paragraph" w:customStyle="1" w:styleId="45">
    <w:name w:val="章前标题"/>
    <w:next w:val="1"/>
    <w:qFormat/>
    <w:uiPriority w:val="0"/>
    <w:pPr>
      <w:widowControl w:val="0"/>
      <w:spacing w:before="240" w:after="240" w:line="360" w:lineRule="auto"/>
      <w:jc w:val="center"/>
    </w:pPr>
    <w:rPr>
      <w:rFonts w:ascii="黑体" w:hAnsi="黑体" w:eastAsia="黑体" w:cs="黑体"/>
      <w:kern w:val="44"/>
      <w:sz w:val="30"/>
      <w:szCs w:val="36"/>
      <w:lang w:val="en-US" w:eastAsia="zh-CN" w:bidi="ar-SA"/>
    </w:rPr>
  </w:style>
  <w:style w:type="paragraph" w:customStyle="1" w:styleId="46">
    <w:name w:val="图片标题"/>
    <w:next w:val="1"/>
    <w:qFormat/>
    <w:uiPriority w:val="0"/>
    <w:pPr>
      <w:widowControl w:val="0"/>
      <w:spacing w:after="120" w:line="300" w:lineRule="auto"/>
      <w:jc w:val="center"/>
    </w:pPr>
    <w:rPr>
      <w:rFonts w:ascii="宋体" w:hAnsi="宋体" w:eastAsia="宋体" w:cs="宋体"/>
      <w:sz w:val="24"/>
      <w:szCs w:val="22"/>
      <w:lang w:val="en-US" w:eastAsia="zh-CN" w:bidi="ar-SA"/>
    </w:rPr>
  </w:style>
  <w:style w:type="table" w:customStyle="1" w:styleId="47">
    <w:name w:val="Table Normal"/>
    <w:semiHidden/>
    <w:unhideWhenUsed/>
    <w:qFormat/>
    <w:uiPriority w:val="0"/>
    <w:tblPr>
      <w:tblCellMar>
        <w:top w:w="0" w:type="dxa"/>
        <w:left w:w="0" w:type="dxa"/>
        <w:bottom w:w="0" w:type="dxa"/>
        <w:right w:w="0" w:type="dxa"/>
      </w:tblCellMar>
    </w:tblPr>
  </w:style>
  <w:style w:type="paragraph" w:customStyle="1" w:styleId="48">
    <w:name w:val="Table Text"/>
    <w:basedOn w:val="1"/>
    <w:semiHidden/>
    <w:qFormat/>
    <w:uiPriority w:val="0"/>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Company>
  <Pages>33</Pages>
  <Words>4414</Words>
  <Characters>4604</Characters>
  <Lines>192</Lines>
  <Paragraphs>54</Paragraphs>
  <TotalTime>2</TotalTime>
  <ScaleCrop>false</ScaleCrop>
  <LinksUpToDate>false</LinksUpToDate>
  <CharactersWithSpaces>4666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2021-03-22T03:03:00Z</dcterms:created>
  <dc:creator>Vic Zuo(左炬)</dc:creator>
  <cp:lastModifiedBy>晨沐</cp:lastModifiedBy>
  <dcterms:modified xsi:type="dcterms:W3CDTF">2026-04-13T02:55:15Z</dcterms:modified>
  <dc:title>一般法律条款</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eyJoZGlkIjoiYjk5ODM0YmMxOWJiYWQyNDU4MGIzYWRmYTA0ZmI5NDciLCJ1c2VySWQiOiIxMDAyMzQ2MzMzIn0=</vt:lpwstr>
  </property>
  <property fmtid="{D5CDD505-2E9C-101B-9397-08002B2CF9AE}" pid="4" name="ICV">
    <vt:lpwstr>252ECE025808405995171255A3919848_13</vt:lpwstr>
  </property>
</Properties>
</file>